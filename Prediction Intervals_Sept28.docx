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D9760" w14:textId="25CB2A38" w:rsidR="00445A68" w:rsidRPr="0041772F" w:rsidRDefault="0041772F" w:rsidP="0041772F">
      <w:pPr>
        <w:rPr>
          <w:b/>
          <w:bCs/>
          <w:sz w:val="24"/>
          <w:szCs w:val="24"/>
        </w:rPr>
      </w:pPr>
      <w:r w:rsidRPr="0041772F">
        <w:rPr>
          <w:b/>
          <w:bCs/>
          <w:sz w:val="24"/>
          <w:szCs w:val="24"/>
        </w:rPr>
        <w:t>1.</w:t>
      </w:r>
      <w:r>
        <w:rPr>
          <w:b/>
          <w:bCs/>
          <w:sz w:val="24"/>
          <w:szCs w:val="24"/>
        </w:rPr>
        <w:t xml:space="preserve"> </w:t>
      </w:r>
      <w:r w:rsidR="00445A68" w:rsidRPr="0041772F">
        <w:rPr>
          <w:b/>
          <w:bCs/>
          <w:sz w:val="24"/>
          <w:szCs w:val="24"/>
        </w:rPr>
        <w:t>Introduction</w:t>
      </w:r>
    </w:p>
    <w:p w14:paraId="04419644" w14:textId="309DF085" w:rsidR="00445A68" w:rsidRDefault="00445A68" w:rsidP="00761B80">
      <w:r w:rsidRPr="00445A68">
        <w:t>In dendro</w:t>
      </w:r>
      <w:r w:rsidR="00350339">
        <w:t>climatology</w:t>
      </w:r>
      <w:r w:rsidRPr="00445A68">
        <w:t xml:space="preserve">, annual reconstructions of past climate </w:t>
      </w:r>
      <w:r w:rsidR="00854870">
        <w:t xml:space="preserve">typically </w:t>
      </w:r>
      <w:r w:rsidRPr="00445A68">
        <w:t>consist of “estimates” of a particular climate variable</w:t>
      </w:r>
      <w:r w:rsidR="007E441C">
        <w:t xml:space="preserve"> at a particular location</w:t>
      </w:r>
      <w:r w:rsidRPr="00445A68">
        <w:t>,</w:t>
      </w:r>
      <w:r w:rsidR="00F2547D">
        <w:t xml:space="preserve"> for example,</w:t>
      </w:r>
      <w:r w:rsidRPr="00445A68">
        <w:t xml:space="preserve"> July-September air temperature. These estimates are</w:t>
      </w:r>
      <w:r w:rsidR="00F2547D">
        <w:t xml:space="preserve"> </w:t>
      </w:r>
      <w:r w:rsidRPr="00445A68">
        <w:t>based on a calibration relationship between the tree-ring record and the measured</w:t>
      </w:r>
      <w:r w:rsidR="00F2547D">
        <w:t xml:space="preserve"> </w:t>
      </w:r>
      <w:r w:rsidR="00F2547D" w:rsidRPr="00445A68">
        <w:t>July-September</w:t>
      </w:r>
      <w:r w:rsidRPr="00445A68">
        <w:t xml:space="preserve"> temperature over an interval when both records are available</w:t>
      </w:r>
      <w:r w:rsidR="00854870">
        <w:t xml:space="preserve">, </w:t>
      </w:r>
      <w:r w:rsidR="007E441C">
        <w:t xml:space="preserve">often </w:t>
      </w:r>
      <w:r w:rsidR="00854870">
        <w:t>called the calibration interval</w:t>
      </w:r>
      <w:r w:rsidRPr="00445A68">
        <w:t>. The</w:t>
      </w:r>
      <w:r w:rsidR="00F2547D">
        <w:t xml:space="preserve"> values of the</w:t>
      </w:r>
      <w:r w:rsidRPr="00445A68">
        <w:t xml:space="preserve"> tree-ring record</w:t>
      </w:r>
      <w:r w:rsidR="00854870">
        <w:t xml:space="preserve"> are transformed</w:t>
      </w:r>
      <w:r w:rsidRPr="00445A68">
        <w:t xml:space="preserve"> into equivalent temperature units,</w:t>
      </w:r>
      <w:r w:rsidR="00854870">
        <w:t xml:space="preserve"> called the reconstruct</w:t>
      </w:r>
      <w:r w:rsidR="007E441C">
        <w:t>ion</w:t>
      </w:r>
      <w:r w:rsidR="00854870">
        <w:t>,</w:t>
      </w:r>
      <w:r w:rsidRPr="00445A68">
        <w:t xml:space="preserve"> providing estimates of temperature</w:t>
      </w:r>
      <w:r w:rsidR="00854870">
        <w:t xml:space="preserve"> over the full tree-ring chronology time interval</w:t>
      </w:r>
      <w:r w:rsidRPr="00445A68">
        <w:t>. In each year of the calibration interval, the difference between the measured air temperature and the estimated value can be measured. Reconstructions often display confidence intervals in the calibration period, for example a band around the reconstruction that envelopes 90% of the measured instrumental values. In the time period prior to instrumental measurement data, an analogous band called the</w:t>
      </w:r>
      <w:r w:rsidR="00F35621">
        <w:t xml:space="preserve"> reconstruction</w:t>
      </w:r>
      <w:r w:rsidRPr="00445A68">
        <w:t xml:space="preserve"> prediction interval is</w:t>
      </w:r>
      <w:r w:rsidR="00854870">
        <w:t xml:space="preserve"> also</w:t>
      </w:r>
      <w:r w:rsidRPr="00445A68">
        <w:t xml:space="preserve"> often shown. In contrast to the simple nature of the confidence interval, in which the instrumental data values are known, prediction intervals must be estimated based on the relationship between the reconstruction and instrumental target in the interval of data overlap.</w:t>
      </w:r>
      <w:r w:rsidR="00BF01B6">
        <w:t xml:space="preserve"> (Cook and Kairiukstis, 1990)</w:t>
      </w:r>
    </w:p>
    <w:p w14:paraId="51097D1E" w14:textId="0EE358CB" w:rsidR="00854870" w:rsidRDefault="00854870" w:rsidP="00761B80">
      <w:r>
        <w:t xml:space="preserve">Accurate prediction intervals are an important and necessary component of a climate reconstruction. A reconstruction that fits a target variable closely in the calibration interval may be a very good proxy of that target, it may demonstrate similar character by chance, or the reconstruction model may be overfitted. Prediction intervals purport to show the quality of fit of a reconstruction. A climate reconstruction figure without prediction intervals is not an adequate representation and may mislead an end-user as to the degree of knowledge imparted. </w:t>
      </w:r>
    </w:p>
    <w:p w14:paraId="234E5C4C" w14:textId="096A8C40" w:rsidR="00896A45" w:rsidRDefault="00F35621" w:rsidP="00761B80">
      <w:commentRangeStart w:id="0"/>
      <w:commentRangeStart w:id="1"/>
      <w:r w:rsidRPr="00FC62C7">
        <w:rPr>
          <w:highlight w:val="yellow"/>
        </w:rPr>
        <w:t>Many m</w:t>
      </w:r>
      <w:commentRangeEnd w:id="0"/>
      <w:r w:rsidR="00DB692B">
        <w:rPr>
          <w:rStyle w:val="CommentReference"/>
        </w:rPr>
        <w:commentReference w:id="0"/>
      </w:r>
      <w:commentRangeEnd w:id="1"/>
      <w:r w:rsidR="00357BB5">
        <w:rPr>
          <w:rStyle w:val="CommentReference"/>
        </w:rPr>
        <w:commentReference w:id="1"/>
      </w:r>
      <w:r w:rsidRPr="00FC62C7">
        <w:rPr>
          <w:highlight w:val="yellow"/>
        </w:rPr>
        <w:t xml:space="preserve">ethods have been used to display reconstruction uncertainty </w:t>
      </w:r>
      <w:r w:rsidR="00854870" w:rsidRPr="00FC62C7">
        <w:rPr>
          <w:highlight w:val="yellow"/>
        </w:rPr>
        <w:t>outside of the calibration interval</w:t>
      </w:r>
      <w:r w:rsidR="00CB3C11" w:rsidRPr="00FC62C7">
        <w:rPr>
          <w:highlight w:val="yellow"/>
        </w:rPr>
        <w:t xml:space="preserve">, </w:t>
      </w:r>
      <w:ins w:id="2" w:author="David Edge" w:date="2022-09-26T15:31:00Z">
        <w:r w:rsidR="00EE1347">
          <w:rPr>
            <w:highlight w:val="yellow"/>
          </w:rPr>
          <w:t>ranging from the simple extension of confidence intervals to</w:t>
        </w:r>
      </w:ins>
      <w:ins w:id="3" w:author="David Edge" w:date="2022-09-28T16:29:00Z">
        <w:r w:rsidR="00357BB5">
          <w:rPr>
            <w:highlight w:val="yellow"/>
          </w:rPr>
          <w:t xml:space="preserve"> the more complex</w:t>
        </w:r>
      </w:ins>
      <w:ins w:id="4" w:author="David Edge" w:date="2022-09-26T15:31:00Z">
        <w:r w:rsidR="00EE1347">
          <w:rPr>
            <w:highlight w:val="yellow"/>
          </w:rPr>
          <w:t xml:space="preserve"> prediction intervals with </w:t>
        </w:r>
      </w:ins>
      <w:ins w:id="5" w:author="David Edge" w:date="2022-09-26T15:32:00Z">
        <w:r w:rsidR="00EE1347">
          <w:rPr>
            <w:highlight w:val="yellow"/>
          </w:rPr>
          <w:t xml:space="preserve">regression error. </w:t>
        </w:r>
      </w:ins>
      <w:del w:id="6" w:author="David Edge" w:date="2022-09-26T15:32:00Z">
        <w:r w:rsidR="00CB3C11" w:rsidRPr="00FC62C7" w:rsidDel="00A8773A">
          <w:rPr>
            <w:highlight w:val="yellow"/>
          </w:rPr>
          <w:delText>and some include the</w:delText>
        </w:r>
      </w:del>
      <w:del w:id="7" w:author="David Edge" w:date="2022-09-26T15:33:00Z">
        <w:r w:rsidR="00CB3C11" w:rsidRPr="00FC62C7" w:rsidDel="00A8773A">
          <w:rPr>
            <w:highlight w:val="yellow"/>
          </w:rPr>
          <w:delText xml:space="preserve"> resampling or perturbation of individual series, called bootstrapping</w:delText>
        </w:r>
        <w:r w:rsidR="00854870" w:rsidRPr="00FC62C7" w:rsidDel="00A8773A">
          <w:rPr>
            <w:highlight w:val="yellow"/>
          </w:rPr>
          <w:delText>.</w:delText>
        </w:r>
        <w:r w:rsidRPr="00FC62C7" w:rsidDel="00A8773A">
          <w:rPr>
            <w:highlight w:val="yellow"/>
          </w:rPr>
          <w:delText xml:space="preserve"> </w:delText>
        </w:r>
      </w:del>
      <w:r w:rsidRPr="00FC62C7">
        <w:rPr>
          <w:highlight w:val="yellow"/>
        </w:rPr>
        <w:t>The average difference between the individual reconstruction and climate values in the interval of overlap</w:t>
      </w:r>
      <w:ins w:id="8" w:author="David Edge" w:date="2022-09-26T15:33:00Z">
        <w:r w:rsidR="00A8773A">
          <w:rPr>
            <w:highlight w:val="yellow"/>
          </w:rPr>
          <w:t xml:space="preserve">, the root mean </w:t>
        </w:r>
        <w:proofErr w:type="spellStart"/>
        <w:r w:rsidR="00A8773A">
          <w:rPr>
            <w:highlight w:val="yellow"/>
          </w:rPr>
          <w:t>sqared</w:t>
        </w:r>
        <w:proofErr w:type="spellEnd"/>
        <w:r w:rsidR="00A8773A">
          <w:rPr>
            <w:highlight w:val="yellow"/>
          </w:rPr>
          <w:t xml:space="preserve"> error (RMSE)</w:t>
        </w:r>
      </w:ins>
      <w:r w:rsidRPr="00FC62C7">
        <w:rPr>
          <w:highlight w:val="yellow"/>
        </w:rPr>
        <w:t xml:space="preserve"> is sometimes extended into the pre-instrumental period. </w:t>
      </w:r>
      <w:r w:rsidR="00902F26" w:rsidRPr="00FC62C7">
        <w:rPr>
          <w:highlight w:val="yellow"/>
        </w:rPr>
        <w:t>This method however fails to account for the idiosyncratic nature of a calibration performed in a particular interval</w:t>
      </w:r>
      <w:r w:rsidR="00CB3C11" w:rsidRPr="00FC62C7">
        <w:rPr>
          <w:highlight w:val="yellow"/>
        </w:rPr>
        <w:t>, and t</w:t>
      </w:r>
      <w:r w:rsidR="00902F26" w:rsidRPr="00FC62C7">
        <w:rPr>
          <w:highlight w:val="yellow"/>
        </w:rPr>
        <w:t>he</w:t>
      </w:r>
      <w:r w:rsidR="00854870" w:rsidRPr="00FC62C7">
        <w:rPr>
          <w:highlight w:val="yellow"/>
        </w:rPr>
        <w:t xml:space="preserve"> practice of</w:t>
      </w:r>
      <w:r w:rsidR="00902F26" w:rsidRPr="00FC62C7">
        <w:rPr>
          <w:highlight w:val="yellow"/>
        </w:rPr>
        <w:t xml:space="preserve"> independent calibration-verification testing of climate reconstructions gives credence to the issue of over-fitting models.</w:t>
      </w:r>
      <w:r w:rsidR="00902F26">
        <w:t xml:space="preserve"> A</w:t>
      </w:r>
      <w:r w:rsidR="00854870">
        <w:t>nother common method of producing prediction intervals, making use</w:t>
      </w:r>
      <w:r w:rsidR="00902F26">
        <w:t xml:space="preserve"> of </w:t>
      </w:r>
      <w:r w:rsidR="00854870">
        <w:t>an</w:t>
      </w:r>
      <w:r w:rsidR="00902F26">
        <w:t xml:space="preserve"> independent verification interval</w:t>
      </w:r>
      <w:r w:rsidR="00854870">
        <w:t>,</w:t>
      </w:r>
      <w:r w:rsidR="00902F26">
        <w:t xml:space="preserve"> </w:t>
      </w:r>
      <w:r w:rsidR="00854870">
        <w:t>one can</w:t>
      </w:r>
      <w:r w:rsidR="00902F26">
        <w:t xml:space="preserve"> measure the difference between the reconstructed and target values</w:t>
      </w:r>
      <w:r w:rsidR="00854870">
        <w:t xml:space="preserve"> only in this independent interval</w:t>
      </w:r>
      <w:r w:rsidR="00902F26">
        <w:t>. Although this is a significant improvement over merely extending confidence intervals</w:t>
      </w:r>
      <w:r w:rsidR="00854870">
        <w:t xml:space="preserve"> calculated in the calibration interval</w:t>
      </w:r>
      <w:r w:rsidR="00902F26">
        <w:t>, the method does not provide any test of the prediction intervals.</w:t>
      </w:r>
      <w:r w:rsidR="00896A45">
        <w:t xml:space="preserve"> Here we </w:t>
      </w:r>
      <w:r w:rsidR="00854870">
        <w:t>test many methods of producing prediction intervals by setting aside an additional independent interval to validate the prediction intervals</w:t>
      </w:r>
      <w:r w:rsidR="00896A45">
        <w:t>.</w:t>
      </w:r>
      <w:r w:rsidR="00CB3C11">
        <w:t xml:space="preserve"> We implement different bootstrapping techniques to account for variability in the climate signal within the chronology as well as different techniques to measure the reconstruction error outside of the calibration interval.</w:t>
      </w:r>
    </w:p>
    <w:p w14:paraId="0C3480F8" w14:textId="7CC98BCA" w:rsidR="00445A68" w:rsidRPr="0041772F" w:rsidRDefault="0041772F" w:rsidP="0041772F">
      <w:pPr>
        <w:rPr>
          <w:b/>
          <w:bCs/>
          <w:sz w:val="24"/>
          <w:szCs w:val="24"/>
        </w:rPr>
      </w:pPr>
      <w:r>
        <w:rPr>
          <w:b/>
          <w:bCs/>
          <w:sz w:val="24"/>
          <w:szCs w:val="24"/>
        </w:rPr>
        <w:t xml:space="preserve">2. </w:t>
      </w:r>
      <w:r w:rsidR="00445A68" w:rsidRPr="0041772F">
        <w:rPr>
          <w:b/>
          <w:bCs/>
          <w:sz w:val="24"/>
          <w:szCs w:val="24"/>
        </w:rPr>
        <w:t>Methods</w:t>
      </w:r>
    </w:p>
    <w:p w14:paraId="52711D47" w14:textId="69D0E078" w:rsidR="008C4D4E" w:rsidRPr="00854870" w:rsidRDefault="0041772F" w:rsidP="0041772F">
      <w:pPr>
        <w:rPr>
          <w:sz w:val="24"/>
          <w:szCs w:val="24"/>
        </w:rPr>
      </w:pPr>
      <w:r>
        <w:rPr>
          <w:sz w:val="24"/>
          <w:szCs w:val="24"/>
        </w:rPr>
        <w:t xml:space="preserve">2.1 </w:t>
      </w:r>
      <w:r w:rsidR="008C4D4E" w:rsidRPr="00854870">
        <w:rPr>
          <w:sz w:val="24"/>
          <w:szCs w:val="24"/>
        </w:rPr>
        <w:t>Chronologies</w:t>
      </w:r>
    </w:p>
    <w:p w14:paraId="43888CC5" w14:textId="5548A7E1" w:rsidR="008C4D4E" w:rsidRDefault="00854870" w:rsidP="00761B80">
      <w:r>
        <w:t>Prediction intervals were calculated and tested using</w:t>
      </w:r>
      <w:r w:rsidR="008C4D4E">
        <w:t xml:space="preserve"> </w:t>
      </w:r>
      <w:r w:rsidR="00CB3C11">
        <w:t>60</w:t>
      </w:r>
      <w:r w:rsidR="006111DF">
        <w:t>3</w:t>
      </w:r>
      <w:r w:rsidR="008C4D4E">
        <w:t xml:space="preserve"> chronologies</w:t>
      </w:r>
      <w:r w:rsidR="006111DF">
        <w:t xml:space="preserve"> (3 real, </w:t>
      </w:r>
      <w:r w:rsidR="00CB3C11">
        <w:t>60</w:t>
      </w:r>
      <w:r w:rsidR="006111DF">
        <w:t>0 synthetic)</w:t>
      </w:r>
      <w:r w:rsidR="008C4D4E">
        <w:t xml:space="preserve"> and their corresponding targets. We selected chronologies that produced reconstructions of a climate variable by </w:t>
      </w:r>
      <w:r w:rsidR="008C4D4E">
        <w:lastRenderedPageBreak/>
        <w:t>simple regression for simplicity</w:t>
      </w:r>
      <w:r>
        <w:t xml:space="preserve"> and contained at least 60 years of chronology-target overlap to provide sufficient data for independent intervals for calibration, prediction interval calculation, and prediction interval testing</w:t>
      </w:r>
      <w:del w:id="9" w:author="David Edge" w:date="2022-09-26T15:22:00Z">
        <w:r w:rsidDel="00506122">
          <w:delText>.</w:delText>
        </w:r>
        <w:r w:rsidR="00FC62C7" w:rsidDel="00506122">
          <w:delText xml:space="preserve"> </w:delText>
        </w:r>
      </w:del>
      <w:ins w:id="10" w:author="Black, Bryan - (bryanblack)" w:date="2022-09-25T12:17:00Z">
        <w:del w:id="11" w:author="David Edge" w:date="2022-09-26T15:22:00Z">
          <w:r w:rsidR="00FC62C7" w:rsidDel="00506122">
            <w:delText xml:space="preserve">Note why these three are chosen (contrast: high freq BO vs. low-freq in Pg and mh). </w:delText>
          </w:r>
        </w:del>
      </w:ins>
      <w:ins w:id="12" w:author="David Edge" w:date="2022-09-26T15:22:00Z">
        <w:r w:rsidR="00506122">
          <w:t xml:space="preserve">. </w:t>
        </w:r>
      </w:ins>
      <w:ins w:id="13" w:author="David Edge" w:date="2022-09-26T15:23:00Z">
        <w:r w:rsidR="00506122">
          <w:t xml:space="preserve">Chronologies were selected to represent a range of </w:t>
        </w:r>
      </w:ins>
      <w:ins w:id="14" w:author="David Edge" w:date="2022-09-26T15:25:00Z">
        <w:r w:rsidR="00506122">
          <w:t xml:space="preserve">values for sample depth, </w:t>
        </w:r>
      </w:ins>
      <w:ins w:id="15" w:author="David Edge" w:date="2022-09-26T15:27:00Z">
        <w:r w:rsidR="00506122">
          <w:t>average correlation between individual chronology indices (rbar</w:t>
        </w:r>
        <w:r w:rsidR="00506122">
          <w:t>)</w:t>
        </w:r>
      </w:ins>
      <w:ins w:id="16" w:author="David Edge" w:date="2022-09-26T15:25:00Z">
        <w:r w:rsidR="00506122">
          <w:t>, first-order autocorrelation, and correlation to target</w:t>
        </w:r>
      </w:ins>
      <w:ins w:id="17" w:author="David Edge" w:date="2022-09-26T15:26:00Z">
        <w:r w:rsidR="00506122">
          <w:t>.</w:t>
        </w:r>
      </w:ins>
    </w:p>
    <w:p w14:paraId="362B5C60" w14:textId="18F8CA21" w:rsidR="003A55D4" w:rsidRDefault="003A55D4" w:rsidP="00761B80">
      <w:r>
        <w:t>The Tree Nob chronology</w:t>
      </w:r>
      <w:r w:rsidR="00FD6C88">
        <w:t xml:space="preserve"> was developed from pacific geoduck in coastal British Columbia, Canada and</w:t>
      </w:r>
      <w:r>
        <w:t xml:space="preserve"> extends continuously from 1725 to 2008</w:t>
      </w:r>
      <w:r w:rsidR="006D2FFB">
        <w:t xml:space="preserve"> (Edge et al., 2021)</w:t>
      </w:r>
      <w:r w:rsidR="004A4806">
        <w:t>. The published reconstruction targets April-November sea surface temperature at Langara Island. The overlap of these records covers 1940-2001, 62 years</w:t>
      </w:r>
      <w:r w:rsidR="0064704A">
        <w:t>, with an average sample depth of 15.8</w:t>
      </w:r>
      <w:r w:rsidR="004A4806">
        <w:t xml:space="preserve">. Although the published reconstruction utilizes more complex reconstruction methods, </w:t>
      </w:r>
      <w:r w:rsidR="00DE260A">
        <w:t>simple linear regression is used to reconstruct seasonal Langara SST from the published Tree Nob ring-width indices</w:t>
      </w:r>
      <w:r w:rsidR="0064704A">
        <w:t xml:space="preserve"> (</w:t>
      </w:r>
      <w:r w:rsidR="00521F4A" w:rsidRPr="00521F4A">
        <w:t>https://www.ncei.noaa.gov/access/paleo-search/study/33312</w:t>
      </w:r>
      <w:r w:rsidR="0064704A">
        <w:t>)</w:t>
      </w:r>
      <w:r w:rsidR="00DE260A">
        <w:t>.</w:t>
      </w:r>
    </w:p>
    <w:p w14:paraId="13D56F2B" w14:textId="3C648F9F" w:rsidR="00521F4A" w:rsidRDefault="00521F4A" w:rsidP="00761B80">
      <w:r>
        <w:t xml:space="preserve">The </w:t>
      </w:r>
      <w:r w:rsidRPr="00521F4A">
        <w:t>Rock Springs Ranch</w:t>
      </w:r>
      <w:r>
        <w:t xml:space="preserve"> chronology is based on the ring widths of Blue Oak in </w:t>
      </w:r>
      <w:r w:rsidR="00EB43E0" w:rsidRPr="00EB43E0">
        <w:t>San Benito County</w:t>
      </w:r>
      <w:r w:rsidR="00EB43E0">
        <w:t>,</w:t>
      </w:r>
      <w:r>
        <w:t xml:space="preserve"> California, USA (</w:t>
      </w:r>
      <w:r w:rsidRPr="000E7B79">
        <w:t>https://www.ncei.noaa.gov/access/paleo-search/study/8564?siteId=22851</w:t>
      </w:r>
      <w:r>
        <w:t xml:space="preserve">). </w:t>
      </w:r>
      <w:r w:rsidR="000E7B79">
        <w:t>The chronology spans 1379 to 2003 and is highly sensitive to the local hydroclimate (Stahle et al., 2013; Griffin and Anchukaitis, 2014).</w:t>
      </w:r>
      <w:r w:rsidR="00442859">
        <w:t xml:space="preserve"> Ring widths were detrended with a 2/3 spline</w:t>
      </w:r>
      <w:r w:rsidR="004737DE">
        <w:t xml:space="preserve"> (Cook and </w:t>
      </w:r>
      <w:proofErr w:type="spellStart"/>
      <w:r w:rsidR="004737DE">
        <w:t>Kauriukstus</w:t>
      </w:r>
      <w:proofErr w:type="spellEnd"/>
      <w:r w:rsidR="004737DE">
        <w:t>, 1990).</w:t>
      </w:r>
      <w:r w:rsidR="0093103E">
        <w:t xml:space="preserve"> Monthly precipitation data </w:t>
      </w:r>
      <w:r w:rsidR="00442859">
        <w:t xml:space="preserve">from the PRISM analysis 4kM2 was downloaded from KNMI climate explorer (Trouet et al., 2013; </w:t>
      </w:r>
      <w:r w:rsidR="00442859" w:rsidRPr="00442859">
        <w:t>https://climexp.knmi.nl</w:t>
      </w:r>
      <w:r w:rsidR="00442859">
        <w:t>). Based on significant correlation values, a target of total January-February precipitation was selected. The chronology-target overlap extends from 1895-2003, 109 years</w:t>
      </w:r>
      <w:r w:rsidR="008E7811">
        <w:t>, with an average sample depth of 45.3.</w:t>
      </w:r>
    </w:p>
    <w:p w14:paraId="531FC09B" w14:textId="0D7BB70E" w:rsidR="00FD6C88" w:rsidRPr="00F10CC0" w:rsidRDefault="00FD6C88" w:rsidP="00761B80">
      <w:r>
        <w:t xml:space="preserve">The Arrowsmith Mountain chronology is based on Mountain Hemlock from Vancouver Island, British Columbia, Canada and extends from 1629 to 1983. </w:t>
      </w:r>
      <w:r w:rsidR="006D2FFB">
        <w:t xml:space="preserve">The chronology was originally contributed to the International Tree Ring Database by </w:t>
      </w:r>
      <w:proofErr w:type="spellStart"/>
      <w:r w:rsidR="006D2FFB" w:rsidRPr="006D2FFB">
        <w:t>Briffa</w:t>
      </w:r>
      <w:proofErr w:type="spellEnd"/>
      <w:r w:rsidR="006D2FFB" w:rsidRPr="006D2FFB">
        <w:t xml:space="preserve">, K.R.; </w:t>
      </w:r>
      <w:proofErr w:type="spellStart"/>
      <w:r w:rsidR="006D2FFB" w:rsidRPr="006D2FFB">
        <w:t>Schweingruber</w:t>
      </w:r>
      <w:proofErr w:type="spellEnd"/>
      <w:r w:rsidR="006D2FFB" w:rsidRPr="006D2FFB">
        <w:t>, F.H.</w:t>
      </w:r>
      <w:r w:rsidR="006D2FFB">
        <w:t xml:space="preserve"> with no climate reconstruction associated (</w:t>
      </w:r>
      <w:r w:rsidR="006D2FFB" w:rsidRPr="006D2FFB">
        <w:t>https://www.ncei.noaa.gov/access/paleo-search/study/2808</w:t>
      </w:r>
      <w:r w:rsidR="006D2FFB">
        <w:t xml:space="preserve">). </w:t>
      </w:r>
      <w:r w:rsidR="00323654">
        <w:t xml:space="preserve">A maximum latewood density </w:t>
      </w:r>
      <w:r w:rsidR="0033562E">
        <w:t xml:space="preserve">(MXD) </w:t>
      </w:r>
      <w:r w:rsidR="00323654">
        <w:t>chronology was later developed (</w:t>
      </w:r>
      <w:proofErr w:type="spellStart"/>
      <w:r w:rsidR="00323654" w:rsidRPr="00323654">
        <w:t>Schweingruber</w:t>
      </w:r>
      <w:proofErr w:type="spellEnd"/>
      <w:r w:rsidR="00323654">
        <w:t>, 1988) and subsequently used for climate reconstruction (</w:t>
      </w:r>
      <w:proofErr w:type="spellStart"/>
      <w:r w:rsidR="00323654">
        <w:t>Briffa</w:t>
      </w:r>
      <w:proofErr w:type="spellEnd"/>
      <w:r w:rsidR="00323654">
        <w:t xml:space="preserve"> et al., 1992</w:t>
      </w:r>
      <w:r w:rsidR="0033562E">
        <w:t>; Wiles et al., 1996</w:t>
      </w:r>
      <w:r w:rsidR="00323654">
        <w:t>).</w:t>
      </w:r>
      <w:r w:rsidR="0033562E">
        <w:t xml:space="preserve"> The MXD chronology is sensitive to temperature </w:t>
      </w:r>
      <w:r w:rsidR="00D3202A">
        <w:t xml:space="preserve">air temperature. In order to define a target season, monthly surface temperature values from the nearest grid box of the </w:t>
      </w:r>
      <w:commentRangeStart w:id="18"/>
      <w:r w:rsidR="00D3202A">
        <w:t>HADCRUT5</w:t>
      </w:r>
      <w:r w:rsidR="00ED51E5">
        <w:t xml:space="preserve"> surface temperature dataset</w:t>
      </w:r>
      <w:r w:rsidR="00D3202A">
        <w:t xml:space="preserve"> from 185</w:t>
      </w:r>
      <w:r w:rsidR="00DE5EE4">
        <w:t>7</w:t>
      </w:r>
      <w:r w:rsidR="00D3202A">
        <w:t xml:space="preserve"> to present were downloaded from KNMI climate explorer</w:t>
      </w:r>
      <w:commentRangeEnd w:id="18"/>
      <w:r w:rsidR="00FC62C7">
        <w:rPr>
          <w:rStyle w:val="CommentReference"/>
        </w:rPr>
        <w:commentReference w:id="18"/>
      </w:r>
      <w:r w:rsidR="00ED51E5">
        <w:t>.</w:t>
      </w:r>
      <w:r w:rsidR="00D3202A">
        <w:t xml:space="preserve"> </w:t>
      </w:r>
      <w:r w:rsidR="00ED51E5">
        <w:t>Based on significant correlation values</w:t>
      </w:r>
      <w:r w:rsidR="0033562E">
        <w:t>, a target of</w:t>
      </w:r>
      <w:r w:rsidR="00ED51E5">
        <w:t xml:space="preserve"> average</w:t>
      </w:r>
      <w:r w:rsidR="0033562E">
        <w:t xml:space="preserve"> April-October</w:t>
      </w:r>
      <w:r w:rsidR="00ED51E5">
        <w:t xml:space="preserve"> temperature</w:t>
      </w:r>
      <w:r w:rsidR="0033562E">
        <w:t xml:space="preserve"> </w:t>
      </w:r>
      <w:r w:rsidR="00ED51E5">
        <w:t>was selected.</w:t>
      </w:r>
      <w:r w:rsidR="0033562E">
        <w:t xml:space="preserve"> </w:t>
      </w:r>
      <w:r w:rsidR="00DE5EE4">
        <w:t>The chronology-target overlap extends from 1857-1983, 127 years</w:t>
      </w:r>
      <w:r w:rsidR="008E7811">
        <w:t>, with an average sample depth of 28.</w:t>
      </w:r>
    </w:p>
    <w:p w14:paraId="5E3F5395" w14:textId="40B3A260" w:rsidR="003A55D4" w:rsidRDefault="0041772F" w:rsidP="0041772F">
      <w:pPr>
        <w:rPr>
          <w:sz w:val="24"/>
          <w:szCs w:val="24"/>
        </w:rPr>
      </w:pPr>
      <w:r>
        <w:rPr>
          <w:sz w:val="24"/>
          <w:szCs w:val="24"/>
        </w:rPr>
        <w:t xml:space="preserve">2.2 </w:t>
      </w:r>
      <w:r w:rsidR="003A55D4" w:rsidRPr="003A55D4">
        <w:rPr>
          <w:sz w:val="24"/>
          <w:szCs w:val="24"/>
        </w:rPr>
        <w:t>Synthetic Chronologies</w:t>
      </w:r>
    </w:p>
    <w:p w14:paraId="269C8885" w14:textId="771ABEFC" w:rsidR="00381399" w:rsidRPr="00317F69" w:rsidRDefault="00381399" w:rsidP="00761B80">
      <w:r>
        <w:t xml:space="preserve">In addition to the real chronologies tested, we developed </w:t>
      </w:r>
      <w:r w:rsidR="00415EB6">
        <w:t>20</w:t>
      </w:r>
      <w:r>
        <w:t>0 synthetic chronologies for each chronology-target pair. Synthetic chronologies provide additional opportunities to test the prediction interval methods for each climate target</w:t>
      </w:r>
      <w:r w:rsidR="00F10CC0">
        <w:t xml:space="preserve"> and help determine which chronology characteristics most determine the prediction interval fidelity</w:t>
      </w:r>
      <w:r>
        <w:t xml:space="preserve">. </w:t>
      </w:r>
      <w:r w:rsidR="00F10CC0">
        <w:t>Important characteristics of the synthetic chronologies are varied</w:t>
      </w:r>
      <w:r w:rsidR="00317F69">
        <w:t xml:space="preserve"> to provide information on their </w:t>
      </w:r>
      <w:r w:rsidR="00C44D7D">
        <w:t>contribution to prediction interval reliability</w:t>
      </w:r>
      <w:r w:rsidR="00317F69">
        <w:t>. These parameters include correlation to climate target, first-order autocorrelation,</w:t>
      </w:r>
      <w:r w:rsidR="00415EB6">
        <w:t xml:space="preserve"> sample depth</w:t>
      </w:r>
      <w:r w:rsidR="00317F69">
        <w:t xml:space="preserve"> and </w:t>
      </w:r>
      <w:del w:id="19" w:author="David Edge" w:date="2022-09-26T15:26:00Z">
        <w:r w:rsidR="00317F69" w:rsidDel="00506122">
          <w:delText>the</w:delText>
        </w:r>
      </w:del>
      <w:ins w:id="20" w:author="David Edge" w:date="2022-09-26T15:26:00Z">
        <w:r w:rsidR="00506122">
          <w:t>rbar</w:t>
        </w:r>
      </w:ins>
      <w:del w:id="21" w:author="David Edge" w:date="2022-09-26T15:26:00Z">
        <w:r w:rsidR="00317F69" w:rsidDel="00506122">
          <w:delText xml:space="preserve"> average correlation between individual</w:delText>
        </w:r>
        <w:r w:rsidR="00C44D7D" w:rsidDel="00506122">
          <w:delText xml:space="preserve"> chronology</w:delText>
        </w:r>
        <w:r w:rsidR="00317F69" w:rsidDel="00506122">
          <w:delText xml:space="preserve"> indices (rbar)</w:delText>
        </w:r>
      </w:del>
      <w:r w:rsidR="00317F69">
        <w:t xml:space="preserve">. </w:t>
      </w:r>
      <w:ins w:id="22" w:author="David Edge" w:date="2022-09-27T10:38:00Z">
        <w:r w:rsidR="005A7043">
          <w:t>The sample depths of the three sets of synthetic chronologies were constrained to either, half,</w:t>
        </w:r>
        <w:r w:rsidR="005A7043" w:rsidRPr="005A7043">
          <w:t xml:space="preserve"> </w:t>
        </w:r>
        <w:r w:rsidR="005A7043">
          <w:t xml:space="preserve">double, or identical to that of the original </w:t>
        </w:r>
        <w:r w:rsidR="005A7043">
          <w:lastRenderedPageBreak/>
          <w:t xml:space="preserve">chronology. </w:t>
        </w:r>
        <w:commentRangeStart w:id="23"/>
        <w:commentRangeEnd w:id="23"/>
        <w:r w:rsidR="005A7043">
          <w:rPr>
            <w:rStyle w:val="CommentReference"/>
          </w:rPr>
          <w:commentReference w:id="23"/>
        </w:r>
        <w:r w:rsidR="005A7043">
          <w:t>The AR1, rbar, and correlation to the climate</w:t>
        </w:r>
        <w:r w:rsidR="005A7043" w:rsidRPr="005A7043">
          <w:t xml:space="preserve"> </w:t>
        </w:r>
        <w:r w:rsidR="005A7043">
          <w:t>target were partially constrained by the character of the original chronology but also given some random component.</w:t>
        </w:r>
      </w:ins>
    </w:p>
    <w:p w14:paraId="4B53E421" w14:textId="43ED685D" w:rsidR="003138C5" w:rsidRDefault="0041772F" w:rsidP="0041772F">
      <w:pPr>
        <w:rPr>
          <w:sz w:val="24"/>
          <w:szCs w:val="24"/>
        </w:rPr>
      </w:pPr>
      <w:r>
        <w:rPr>
          <w:sz w:val="24"/>
          <w:szCs w:val="24"/>
        </w:rPr>
        <w:t xml:space="preserve">2.3 </w:t>
      </w:r>
      <w:r w:rsidR="003138C5" w:rsidRPr="003138C5">
        <w:rPr>
          <w:sz w:val="24"/>
          <w:szCs w:val="24"/>
        </w:rPr>
        <w:t>Bootstrapping</w:t>
      </w:r>
    </w:p>
    <w:p w14:paraId="4F4A4E2D" w14:textId="77777777" w:rsidR="00C64657" w:rsidRDefault="00B7081C" w:rsidP="00761B80">
      <w:pPr>
        <w:rPr>
          <w:ins w:id="24" w:author="David Edge" w:date="2022-09-28T08:11:00Z"/>
        </w:rPr>
      </w:pPr>
      <w:r>
        <w:t xml:space="preserve">All chronologies, real and synthetic, </w:t>
      </w:r>
      <w:r w:rsidR="004708D5">
        <w:t>were</w:t>
      </w:r>
      <w:r>
        <w:t xml:space="preserve"> bootstrapped using both traditional (</w:t>
      </w:r>
      <w:proofErr w:type="spellStart"/>
      <w:r w:rsidRPr="00B7081C">
        <w:t>Efron</w:t>
      </w:r>
      <w:proofErr w:type="spellEnd"/>
      <w:r w:rsidRPr="00B7081C">
        <w:t>, 1979)</w:t>
      </w:r>
      <w:r>
        <w:t>) and</w:t>
      </w:r>
      <w:r w:rsidR="0032365F">
        <w:t xml:space="preserve"> maximum entropy bootstrapping</w:t>
      </w:r>
      <w:r>
        <w:t xml:space="preserve"> methods (</w:t>
      </w:r>
      <w:r w:rsidR="0032365F">
        <w:t xml:space="preserve">MEboot; </w:t>
      </w:r>
      <w:r>
        <w:t xml:space="preserve">Vinod, 2006; Cook et al., 2013). </w:t>
      </w:r>
      <w:commentRangeStart w:id="25"/>
      <w:commentRangeStart w:id="26"/>
      <w:r w:rsidR="007A6D71">
        <w:t>Traditional bootstrapping</w:t>
      </w:r>
      <w:r w:rsidR="009406D8">
        <w:t xml:space="preserve"> was performed by resampling </w:t>
      </w:r>
      <w:r w:rsidR="00255348">
        <w:t>from all values from</w:t>
      </w:r>
      <w:r w:rsidR="009406D8">
        <w:t xml:space="preserve"> each year of the chronology to produce a</w:t>
      </w:r>
      <w:r w:rsidR="001477B6">
        <w:t xml:space="preserve"> bootstrapped</w:t>
      </w:r>
      <w:r w:rsidR="009406D8">
        <w:t xml:space="preserve"> chronology with sample depths</w:t>
      </w:r>
      <w:r w:rsidR="001477B6">
        <w:t xml:space="preserve"> identical to the original chronology</w:t>
      </w:r>
      <w:r w:rsidR="009406D8">
        <w:t>.</w:t>
      </w:r>
      <w:commentRangeEnd w:id="25"/>
      <w:r w:rsidR="00DB692B">
        <w:rPr>
          <w:rStyle w:val="CommentReference"/>
        </w:rPr>
        <w:commentReference w:id="25"/>
      </w:r>
      <w:commentRangeEnd w:id="26"/>
      <w:r w:rsidR="004B7976">
        <w:rPr>
          <w:rStyle w:val="CommentReference"/>
        </w:rPr>
        <w:commentReference w:id="26"/>
      </w:r>
      <w:r w:rsidR="0032365F">
        <w:t xml:space="preserve"> </w:t>
      </w:r>
    </w:p>
    <w:p w14:paraId="7077DCA7" w14:textId="19BA1641" w:rsidR="00C64657" w:rsidRDefault="0032365F" w:rsidP="00761B80">
      <w:pPr>
        <w:rPr>
          <w:ins w:id="27" w:author="David Edge" w:date="2022-09-28T08:11:00Z"/>
        </w:rPr>
      </w:pPr>
      <w:r>
        <w:t>Maximum entropy bootstrapping was performed on each individual timeseries of a chronology.</w:t>
      </w:r>
      <w:ins w:id="28" w:author="David Edge" w:date="2022-09-27T17:10:00Z">
        <w:r w:rsidR="00F00922">
          <w:t xml:space="preserve"> </w:t>
        </w:r>
      </w:ins>
      <w:ins w:id="29" w:author="David Edge" w:date="2022-09-27T17:11:00Z">
        <w:r w:rsidR="00F00922">
          <w:t xml:space="preserve">MEboot surrogates are created based on the </w:t>
        </w:r>
      </w:ins>
      <w:ins w:id="30" w:author="David Edge" w:date="2022-09-28T08:26:00Z">
        <w:r w:rsidR="00E379B6">
          <w:t>distances</w:t>
        </w:r>
      </w:ins>
      <w:ins w:id="31" w:author="David Edge" w:date="2022-09-27T17:11:00Z">
        <w:r w:rsidR="00F00922">
          <w:t xml:space="preserve"> between ordered time series values</w:t>
        </w:r>
      </w:ins>
      <w:ins w:id="32" w:author="David Edge" w:date="2022-09-27T17:12:00Z">
        <w:r w:rsidR="00F00922">
          <w:t xml:space="preserve"> such that</w:t>
        </w:r>
      </w:ins>
      <w:ins w:id="33" w:author="David Edge" w:date="2022-09-28T07:54:00Z">
        <w:r w:rsidR="00F02532">
          <w:t xml:space="preserve"> </w:t>
        </w:r>
      </w:ins>
      <w:ins w:id="34" w:author="David Edge" w:date="2022-09-27T17:12:00Z">
        <w:r w:rsidR="00F00922">
          <w:t>a</w:t>
        </w:r>
      </w:ins>
      <w:ins w:id="35" w:author="David Edge" w:date="2022-09-28T08:14:00Z">
        <w:r w:rsidR="00C64657">
          <w:t>ll</w:t>
        </w:r>
      </w:ins>
      <w:ins w:id="36" w:author="David Edge" w:date="2022-09-27T17:12:00Z">
        <w:r w:rsidR="00F00922">
          <w:t xml:space="preserve"> MEboot surrogate </w:t>
        </w:r>
      </w:ins>
      <w:ins w:id="37" w:author="David Edge" w:date="2022-09-28T07:53:00Z">
        <w:r w:rsidR="00F02532">
          <w:t>time series</w:t>
        </w:r>
      </w:ins>
      <w:ins w:id="38" w:author="David Edge" w:date="2022-09-28T08:14:00Z">
        <w:r w:rsidR="00C64657">
          <w:t>,</w:t>
        </w:r>
      </w:ins>
      <w:ins w:id="39" w:author="David Edge" w:date="2022-09-28T07:53:00Z">
        <w:r w:rsidR="00F02532">
          <w:t xml:space="preserve"> </w:t>
        </w:r>
      </w:ins>
      <w:ins w:id="40" w:author="David Edge" w:date="2022-09-28T08:14:00Z">
        <w:r w:rsidR="00C64657">
          <w:t>when</w:t>
        </w:r>
      </w:ins>
      <w:ins w:id="41" w:author="David Edge" w:date="2022-09-27T17:12:00Z">
        <w:r w:rsidR="00F00922">
          <w:t xml:space="preserve"> ordered by value, </w:t>
        </w:r>
      </w:ins>
      <w:ins w:id="42" w:author="David Edge" w:date="2022-09-27T17:13:00Z">
        <w:r w:rsidR="00F00922">
          <w:t>will</w:t>
        </w:r>
      </w:ins>
      <w:ins w:id="43" w:author="David Edge" w:date="2022-09-28T08:14:00Z">
        <w:r w:rsidR="00C64657">
          <w:t xml:space="preserve"> have</w:t>
        </w:r>
      </w:ins>
      <w:ins w:id="44" w:author="David Edge" w:date="2022-09-27T17:13:00Z">
        <w:r w:rsidR="00F00922">
          <w:t xml:space="preserve"> identical</w:t>
        </w:r>
      </w:ins>
      <w:ins w:id="45" w:author="David Edge" w:date="2022-09-28T08:14:00Z">
        <w:r w:rsidR="00C64657">
          <w:t xml:space="preserve"> sorting order</w:t>
        </w:r>
      </w:ins>
      <w:ins w:id="46" w:author="David Edge" w:date="2022-09-27T17:13:00Z">
        <w:r w:rsidR="00F00922">
          <w:t xml:space="preserve"> to</w:t>
        </w:r>
      </w:ins>
      <w:ins w:id="47" w:author="David Edge" w:date="2022-09-28T08:26:00Z">
        <w:r w:rsidR="00E379B6">
          <w:t xml:space="preserve"> that of</w:t>
        </w:r>
      </w:ins>
      <w:ins w:id="48" w:author="David Edge" w:date="2022-09-27T17:13:00Z">
        <w:r w:rsidR="00F00922">
          <w:t xml:space="preserve"> the original time series.</w:t>
        </w:r>
      </w:ins>
      <w:ins w:id="49" w:author="David Edge" w:date="2022-09-28T08:14:00Z">
        <w:r w:rsidR="00C64657" w:rsidRPr="00C64657">
          <w:t xml:space="preserve"> </w:t>
        </w:r>
        <w:r w:rsidR="00C64657">
          <w:t>A</w:t>
        </w:r>
        <w:r w:rsidR="00C64657">
          <w:t xml:space="preserve"> time series 1.1, 1.3, 0.9, 1.7, 1.2</w:t>
        </w:r>
      </w:ins>
      <w:ins w:id="50" w:author="David Edge" w:date="2022-09-28T08:17:00Z">
        <w:r w:rsidR="001D4BBB">
          <w:t xml:space="preserve"> has</w:t>
        </w:r>
      </w:ins>
      <w:ins w:id="51" w:author="David Edge" w:date="2022-09-28T08:15:00Z">
        <w:r w:rsidR="00C64657">
          <w:t xml:space="preserve"> consecutive distances 0.2,</w:t>
        </w:r>
        <w:r w:rsidR="001D4BBB">
          <w:t xml:space="preserve"> 0.4, 0.8, 0.5</w:t>
        </w:r>
      </w:ins>
      <w:ins w:id="52" w:author="David Edge" w:date="2022-09-28T08:19:00Z">
        <w:r w:rsidR="001D4BBB">
          <w:t xml:space="preserve">. The trimmed </w:t>
        </w:r>
      </w:ins>
      <w:ins w:id="53" w:author="David Edge" w:date="2022-09-28T08:20:00Z">
        <w:r w:rsidR="001D4BBB">
          <w:t>mean of these distances, 0.45, is</w:t>
        </w:r>
      </w:ins>
      <w:ins w:id="54" w:author="David Edge" w:date="2022-09-28T08:16:00Z">
        <w:r w:rsidR="001D4BBB">
          <w:t xml:space="preserve"> used to extrapolate the variability for the </w:t>
        </w:r>
      </w:ins>
      <w:ins w:id="55" w:author="David Edge" w:date="2022-09-28T08:17:00Z">
        <w:r w:rsidR="001D4BBB">
          <w:t>min/max values of the series</w:t>
        </w:r>
      </w:ins>
      <w:ins w:id="56" w:author="David Edge" w:date="2022-09-28T08:20:00Z">
        <w:r w:rsidR="00196B3F">
          <w:t>, such that</w:t>
        </w:r>
      </w:ins>
      <w:ins w:id="57" w:author="David Edge" w:date="2022-09-28T08:21:00Z">
        <w:r w:rsidR="00196B3F">
          <w:t xml:space="preserve"> the minimum value for T3 = 0.9-0.45 and the maximum value at T4 = 1.7 + 0.45</w:t>
        </w:r>
      </w:ins>
      <w:ins w:id="58" w:author="David Edge" w:date="2022-09-28T08:17:00Z">
        <w:r w:rsidR="001D4BBB">
          <w:t>.</w:t>
        </w:r>
      </w:ins>
      <w:ins w:id="59" w:author="David Edge" w:date="2022-09-28T08:22:00Z">
        <w:r w:rsidR="00196B3F">
          <w:t xml:space="preserve"> All other ranges are given by the averages of the ordered valu</w:t>
        </w:r>
      </w:ins>
      <w:ins w:id="60" w:author="David Edge" w:date="2022-09-28T08:23:00Z">
        <w:r w:rsidR="00196B3F">
          <w:t>es, so</w:t>
        </w:r>
      </w:ins>
      <w:ins w:id="61" w:author="David Edge" w:date="2022-09-28T08:38:00Z">
        <w:r w:rsidR="001C5CCC">
          <w:t xml:space="preserve"> after sorting the time series by value to 0.9, 1.1, 1.2, 1.3, 1.7</w:t>
        </w:r>
      </w:ins>
      <w:ins w:id="62" w:author="David Edge" w:date="2022-09-28T08:39:00Z">
        <w:r w:rsidR="001C5CCC">
          <w:t xml:space="preserve">, we find midpoint values of 1.0, 1.15, </w:t>
        </w:r>
        <w:r w:rsidR="008C4E3A">
          <w:t>1.25, 1.5. Therefore,</w:t>
        </w:r>
      </w:ins>
      <w:ins w:id="63" w:author="David Edge" w:date="2022-09-28T08:23:00Z">
        <w:r w:rsidR="00196B3F">
          <w:t xml:space="preserve"> all</w:t>
        </w:r>
      </w:ins>
      <w:del w:id="64" w:author="David Edge" w:date="2022-09-27T17:19:00Z">
        <w:r w:rsidR="001477B6" w:rsidDel="004D36C6">
          <w:delText xml:space="preserve"> </w:delText>
        </w:r>
      </w:del>
      <w:ins w:id="65" w:author="David Edge" w:date="2022-09-28T08:18:00Z">
        <w:r w:rsidR="001D4BBB">
          <w:t xml:space="preserve"> MEboot ensemble members would be drawn from the uniform distributions: </w:t>
        </w:r>
        <w:r w:rsidR="001D4BBB">
          <w:t>(1</w:t>
        </w:r>
      </w:ins>
      <w:ins w:id="66" w:author="David Edge" w:date="2022-09-28T08:40:00Z">
        <w:r w:rsidR="008C4E3A">
          <w:t>.0</w:t>
        </w:r>
      </w:ins>
      <w:ins w:id="67" w:author="David Edge" w:date="2022-09-28T08:18:00Z">
        <w:r w:rsidR="001D4BBB">
          <w:t>,1.15),</w:t>
        </w:r>
        <w:r w:rsidR="001D4BBB" w:rsidRPr="00273C64">
          <w:t xml:space="preserve"> </w:t>
        </w:r>
        <w:r w:rsidR="001D4BBB">
          <w:t>(1,25, 1.5), (0.45, 1), (1.5, 2.15),</w:t>
        </w:r>
        <w:r w:rsidR="001D4BBB" w:rsidRPr="00273C64">
          <w:t xml:space="preserve"> </w:t>
        </w:r>
        <w:r w:rsidR="001D4BBB">
          <w:t>(1.15, 1.25)</w:t>
        </w:r>
      </w:ins>
      <w:ins w:id="68" w:author="David Edge" w:date="2022-09-28T08:24:00Z">
        <w:r w:rsidR="00196B3F">
          <w:t xml:space="preserve"> (</w:t>
        </w:r>
        <w:r w:rsidR="00196B3F">
          <w:t>Vinod, 2006</w:t>
        </w:r>
        <w:r w:rsidR="00196B3F">
          <w:t>)</w:t>
        </w:r>
      </w:ins>
      <w:ins w:id="69" w:author="David Edge" w:date="2022-09-28T08:18:00Z">
        <w:r w:rsidR="001D4BBB">
          <w:t>.</w:t>
        </w:r>
      </w:ins>
    </w:p>
    <w:p w14:paraId="7A48D447" w14:textId="3A47D309" w:rsidR="003138C5" w:rsidRPr="003138C5" w:rsidRDefault="0032365F" w:rsidP="00761B80">
      <w:r>
        <w:t xml:space="preserve">For each bootstrapping method, </w:t>
      </w:r>
      <w:r w:rsidR="001477B6">
        <w:t xml:space="preserve">1000 </w:t>
      </w:r>
      <w:r w:rsidR="00255348">
        <w:t>sets of</w:t>
      </w:r>
      <w:r w:rsidR="001477B6">
        <w:t xml:space="preserve"> bootstrapped ind</w:t>
      </w:r>
      <w:r w:rsidR="00255348">
        <w:t>ices were produced from each chronology</w:t>
      </w:r>
      <w:r w:rsidR="001477B6">
        <w:t>.</w:t>
      </w:r>
      <w:r w:rsidR="00255348">
        <w:t xml:space="preserve"> 1000 bootstrapped mean-value chronologies were developed for each set of indices based on the annual robust biweight mean.</w:t>
      </w:r>
      <w:r w:rsidR="009406D8">
        <w:t xml:space="preserve"> 5</w:t>
      </w:r>
      <w:r w:rsidR="009406D8" w:rsidRPr="009406D8">
        <w:rPr>
          <w:vertAlign w:val="superscript"/>
        </w:rPr>
        <w:t>th</w:t>
      </w:r>
      <w:r>
        <w:rPr>
          <w:vertAlign w:val="superscript"/>
        </w:rPr>
        <w:t xml:space="preserve"> </w:t>
      </w:r>
      <w:r w:rsidR="009406D8">
        <w:t>and 95</w:t>
      </w:r>
      <w:r w:rsidR="009406D8" w:rsidRPr="009406D8">
        <w:rPr>
          <w:vertAlign w:val="superscript"/>
        </w:rPr>
        <w:t>th</w:t>
      </w:r>
      <w:r w:rsidR="009406D8">
        <w:t xml:space="preserve"> </w:t>
      </w:r>
      <w:r>
        <w:t>as well as 25</w:t>
      </w:r>
      <w:r w:rsidRPr="0032365F">
        <w:rPr>
          <w:vertAlign w:val="superscript"/>
        </w:rPr>
        <w:t>th</w:t>
      </w:r>
      <w:r>
        <w:t xml:space="preserve"> and 75</w:t>
      </w:r>
      <w:r w:rsidRPr="0032365F">
        <w:rPr>
          <w:vertAlign w:val="superscript"/>
        </w:rPr>
        <w:t>th</w:t>
      </w:r>
      <w:r>
        <w:t xml:space="preserve"> </w:t>
      </w:r>
      <w:r w:rsidR="009406D8">
        <w:t>percentile values</w:t>
      </w:r>
      <w:r w:rsidR="001477B6">
        <w:t xml:space="preserve"> at each year were retained </w:t>
      </w:r>
      <w:r>
        <w:t>for 90</w:t>
      </w:r>
      <w:r w:rsidRPr="0032365F">
        <w:rPr>
          <w:vertAlign w:val="superscript"/>
        </w:rPr>
        <w:t>th</w:t>
      </w:r>
      <w:r>
        <w:t xml:space="preserve"> and 50</w:t>
      </w:r>
      <w:r w:rsidRPr="0032365F">
        <w:rPr>
          <w:vertAlign w:val="superscript"/>
        </w:rPr>
        <w:t>th</w:t>
      </w:r>
      <w:r>
        <w:t xml:space="preserve"> percentile</w:t>
      </w:r>
      <w:r w:rsidR="001477B6">
        <w:t xml:space="preserve"> chronology confidence intervals from the pool of 1000 mean-value bootstrapped chronologies</w:t>
      </w:r>
      <w:r w:rsidR="009406D8">
        <w:t xml:space="preserve"> </w:t>
      </w:r>
      <w:r w:rsidR="004708D5">
        <w:t>for each bootstrapping method.</w:t>
      </w:r>
    </w:p>
    <w:p w14:paraId="584BEF06" w14:textId="7AB2A221" w:rsidR="00854870" w:rsidRPr="00854870" w:rsidRDefault="0041772F" w:rsidP="0041772F">
      <w:pPr>
        <w:rPr>
          <w:sz w:val="24"/>
          <w:szCs w:val="24"/>
        </w:rPr>
      </w:pPr>
      <w:r>
        <w:rPr>
          <w:sz w:val="24"/>
          <w:szCs w:val="24"/>
        </w:rPr>
        <w:t xml:space="preserve">2.4 </w:t>
      </w:r>
      <w:r w:rsidR="00854870" w:rsidRPr="00854870">
        <w:rPr>
          <w:sz w:val="24"/>
          <w:szCs w:val="24"/>
        </w:rPr>
        <w:t xml:space="preserve">Reconstructions and </w:t>
      </w:r>
      <w:r w:rsidR="00097960">
        <w:rPr>
          <w:sz w:val="24"/>
          <w:szCs w:val="24"/>
        </w:rPr>
        <w:t>Verification Error</w:t>
      </w:r>
    </w:p>
    <w:p w14:paraId="0CB401F8" w14:textId="401406EE" w:rsidR="00316C01" w:rsidRDefault="00316C01" w:rsidP="00761B80">
      <w:r>
        <w:t>The assumptions of regression are tested for each reconstruction. The chronology is regressed onto the target for the full interval of overlap and residuals are tested for autocorrelation, normality, and homoscedasticity. First-order autocorrelation is measured, and chronology residuals of AR1 greater that 0.25 are considered to fail</w:t>
      </w:r>
      <w:r w:rsidR="00D8246B">
        <w:t xml:space="preserve"> this assumption. Normality of the residuals is tested by the Shapiro-Wilk test, using the stats package in the R programming language, with p-values less than 0.05 considered failing (</w:t>
      </w:r>
      <w:r w:rsidR="00D8246B" w:rsidRPr="00D8246B">
        <w:t>R Core Team</w:t>
      </w:r>
      <w:r w:rsidR="00D8246B">
        <w:t>;</w:t>
      </w:r>
      <w:r w:rsidR="00D8246B" w:rsidRPr="00D8246B">
        <w:t xml:space="preserve"> 2022</w:t>
      </w:r>
      <w:r w:rsidR="00D8246B">
        <w:t>). Homoscedasticity is tested with the</w:t>
      </w:r>
      <w:r w:rsidR="00511237">
        <w:t xml:space="preserve"> </w:t>
      </w:r>
      <w:proofErr w:type="spellStart"/>
      <w:r w:rsidR="00511237" w:rsidRPr="00B942B2">
        <w:t>Goldfeld-Quandt</w:t>
      </w:r>
      <w:proofErr w:type="spellEnd"/>
      <w:r w:rsidR="00511237">
        <w:t xml:space="preserve"> test provided by the </w:t>
      </w:r>
      <w:proofErr w:type="spellStart"/>
      <w:r w:rsidR="00511237">
        <w:t>lmtest</w:t>
      </w:r>
      <w:proofErr w:type="spellEnd"/>
      <w:r w:rsidR="00511237">
        <w:t xml:space="preserve"> package in R with p-values less than 0.05 considered failing</w:t>
      </w:r>
      <w:r w:rsidR="00D8246B">
        <w:t xml:space="preserve"> </w:t>
      </w:r>
      <w:r w:rsidR="00511237">
        <w:t>(</w:t>
      </w:r>
      <w:proofErr w:type="spellStart"/>
      <w:r w:rsidR="00511237" w:rsidRPr="00511237">
        <w:t>Zeileis</w:t>
      </w:r>
      <w:proofErr w:type="spellEnd"/>
      <w:r w:rsidR="00511237">
        <w:t xml:space="preserve"> &amp;</w:t>
      </w:r>
      <w:r w:rsidR="00511237" w:rsidRPr="00511237">
        <w:t xml:space="preserve"> </w:t>
      </w:r>
      <w:proofErr w:type="spellStart"/>
      <w:r w:rsidR="00511237" w:rsidRPr="00511237">
        <w:t>Hothorn</w:t>
      </w:r>
      <w:proofErr w:type="spellEnd"/>
      <w:r w:rsidR="00511237" w:rsidRPr="00511237">
        <w:t xml:space="preserve"> 2002)</w:t>
      </w:r>
      <w:r w:rsidR="00511237">
        <w:t>.</w:t>
      </w:r>
    </w:p>
    <w:p w14:paraId="4DF380ED" w14:textId="08E9884E" w:rsidR="00FE435F" w:rsidRDefault="00621B64" w:rsidP="00761B80">
      <w:r>
        <w:t>Prior to calibration of the reconstruction, a ten-year interval is first set aside</w:t>
      </w:r>
      <w:r w:rsidR="008415DF">
        <w:t xml:space="preserve"> (called the set-aside interval (SAI)</w:t>
      </w:r>
      <w:r>
        <w:t xml:space="preserve"> for independent testing of the prediction intervals</w:t>
      </w:r>
      <w:r w:rsidR="004D1122">
        <w:t xml:space="preserve"> (Fig 1)</w:t>
      </w:r>
      <w:r>
        <w:t>. The remaining interval of chronology-target overlap is split in half, the early portion</w:t>
      </w:r>
      <w:r w:rsidR="00E81862">
        <w:t>, called the calibration interval,</w:t>
      </w:r>
      <w:r>
        <w:t xml:space="preserve"> is used for calibrating the regression and the latter portion</w:t>
      </w:r>
      <w:r w:rsidR="00E81862">
        <w:t>, called the verification interval,</w:t>
      </w:r>
      <w:r>
        <w:t xml:space="preserve"> is used to calculate </w:t>
      </w:r>
      <w:r w:rsidR="00E81862">
        <w:t xml:space="preserve">the verification </w:t>
      </w:r>
      <w:r>
        <w:t>error</w:t>
      </w:r>
      <w:r w:rsidR="00E81862">
        <w:t xml:space="preserve"> (VE)</w:t>
      </w:r>
      <w:r>
        <w:t xml:space="preserve">. </w:t>
      </w:r>
      <w:r w:rsidR="00FF2610">
        <w:t xml:space="preserve">Each reconstruction is performed by simple regression between the </w:t>
      </w:r>
      <w:r>
        <w:t xml:space="preserve">mean-value </w:t>
      </w:r>
      <w:r w:rsidR="00FF2610">
        <w:t>chronology and the climate target.</w:t>
      </w:r>
      <w:r>
        <w:t xml:space="preserve"> </w:t>
      </w:r>
      <w:r w:rsidR="00FE435F">
        <w:t>The chronology confidence intervals are also regressed on the climate target to capture regression error.</w:t>
      </w:r>
    </w:p>
    <w:p w14:paraId="28BBFF19" w14:textId="5F1366F9" w:rsidR="00B509D8" w:rsidRDefault="00A0243A" w:rsidP="00761B80">
      <w:r>
        <w:t>The v</w:t>
      </w:r>
      <w:r w:rsidR="00E81862">
        <w:t>erification</w:t>
      </w:r>
      <w:r w:rsidR="00B509D8">
        <w:t xml:space="preserve"> error</w:t>
      </w:r>
      <w:r w:rsidR="00E77CFE">
        <w:t xml:space="preserve"> (</w:t>
      </w:r>
      <w:r w:rsidR="00E81862">
        <w:t>VE</w:t>
      </w:r>
      <w:r w:rsidR="00E77CFE">
        <w:t>)</w:t>
      </w:r>
      <w:r>
        <w:t xml:space="preserve"> set</w:t>
      </w:r>
      <w:r w:rsidR="00B509D8">
        <w:t xml:space="preserve"> is</w:t>
      </w:r>
      <w:r>
        <w:t xml:space="preserve"> the group of values given by</w:t>
      </w:r>
      <w:r w:rsidR="00B509D8">
        <w:t xml:space="preserve"> the</w:t>
      </w:r>
      <w:r>
        <w:t xml:space="preserve"> absolute value of the</w:t>
      </w:r>
      <w:r w:rsidR="00B509D8">
        <w:t xml:space="preserve"> difference between the reconstructed and target value</w:t>
      </w:r>
      <w:r w:rsidR="00FE435F">
        <w:t xml:space="preserve"> in the verification interval</w:t>
      </w:r>
      <w:r w:rsidR="00FF2610">
        <w:t xml:space="preserve"> </w:t>
      </w:r>
      <w:r w:rsidR="00E77CFE">
        <w:t>for</w:t>
      </w:r>
      <w:r w:rsidR="00B509D8">
        <w:t xml:space="preserve"> each year. </w:t>
      </w:r>
      <w:r w:rsidR="00FE435F">
        <w:t xml:space="preserve">The </w:t>
      </w:r>
      <w:r>
        <w:t>empirical 50</w:t>
      </w:r>
      <w:r w:rsidRPr="00A0243A">
        <w:rPr>
          <w:vertAlign w:val="superscript"/>
        </w:rPr>
        <w:t>th</w:t>
      </w:r>
      <w:r>
        <w:t xml:space="preserve"> and 90</w:t>
      </w:r>
      <w:r w:rsidRPr="00A0243A">
        <w:rPr>
          <w:vertAlign w:val="superscript"/>
        </w:rPr>
        <w:t>th</w:t>
      </w:r>
      <w:r>
        <w:t xml:space="preserve"> percentile verification intervals (V</w:t>
      </w:r>
      <w:r w:rsidR="00B749AF">
        <w:t>E</w:t>
      </w:r>
      <w:r w:rsidRPr="00A0243A">
        <w:rPr>
          <w:vertAlign w:val="subscript"/>
        </w:rPr>
        <w:t>e50</w:t>
      </w:r>
      <w:r>
        <w:t>, V</w:t>
      </w:r>
      <w:r w:rsidR="00B749AF">
        <w:t>E</w:t>
      </w:r>
      <w:r w:rsidRPr="00A0243A">
        <w:rPr>
          <w:vertAlign w:val="subscript"/>
        </w:rPr>
        <w:t>e90</w:t>
      </w:r>
      <w:r>
        <w:t>) are given by the ascending order 50</w:t>
      </w:r>
      <w:r w:rsidRPr="00A0243A">
        <w:rPr>
          <w:vertAlign w:val="superscript"/>
        </w:rPr>
        <w:t>th</w:t>
      </w:r>
      <w:r>
        <w:t xml:space="preserve"> and 90</w:t>
      </w:r>
      <w:r w:rsidRPr="00A0243A">
        <w:rPr>
          <w:vertAlign w:val="superscript"/>
        </w:rPr>
        <w:t>th</w:t>
      </w:r>
      <w:r>
        <w:t xml:space="preserve"> </w:t>
      </w:r>
      <w:r>
        <w:lastRenderedPageBreak/>
        <w:t>percentile values from the VE set.</w:t>
      </w:r>
      <w:r w:rsidR="00B749AF">
        <w:t xml:space="preserve"> </w:t>
      </w:r>
      <w:r w:rsidR="0041421B">
        <w:t>The theoretical 50</w:t>
      </w:r>
      <w:r w:rsidR="0041421B" w:rsidRPr="0041421B">
        <w:rPr>
          <w:vertAlign w:val="superscript"/>
        </w:rPr>
        <w:t>th</w:t>
      </w:r>
      <w:r w:rsidR="0041421B">
        <w:t xml:space="preserve"> percentile VE (VE</w:t>
      </w:r>
      <w:r w:rsidR="0041421B" w:rsidRPr="00B749AF">
        <w:rPr>
          <w:vertAlign w:val="subscript"/>
        </w:rPr>
        <w:t>t50</w:t>
      </w:r>
      <w:r w:rsidR="0041421B">
        <w:t>) is simply the median value in the VE set</w:t>
      </w:r>
      <w:r w:rsidR="00B00577">
        <w:t>, identical to VE</w:t>
      </w:r>
      <w:r w:rsidR="00B00577" w:rsidRPr="00A0243A">
        <w:rPr>
          <w:vertAlign w:val="subscript"/>
        </w:rPr>
        <w:t>e50</w:t>
      </w:r>
      <w:r w:rsidR="0041421B">
        <w:t xml:space="preserve">. </w:t>
      </w:r>
      <w:r w:rsidR="00B749AF">
        <w:t xml:space="preserve">Calculation of theoretical VE values assumes the errors are distributed normally and therefore uses values from a t-table based on the percentile error of interest and the degrees of freedom in the distribution. The </w:t>
      </w:r>
      <w:r w:rsidR="0041421B">
        <w:t>VE</w:t>
      </w:r>
      <w:r w:rsidR="0041421B" w:rsidRPr="00B00577">
        <w:rPr>
          <w:vertAlign w:val="subscript"/>
        </w:rPr>
        <w:t>t90</w:t>
      </w:r>
      <w:r w:rsidR="0041421B">
        <w:t xml:space="preserve"> is calculated by adding </w:t>
      </w:r>
      <w:r w:rsidR="0041421B">
        <w:rPr>
          <w:i/>
          <w:iCs/>
        </w:rPr>
        <w:t xml:space="preserve">x </w:t>
      </w:r>
      <w:r w:rsidR="0041421B">
        <w:t>number of standard deviations to VE</w:t>
      </w:r>
      <w:r w:rsidR="0041421B" w:rsidRPr="00B749AF">
        <w:rPr>
          <w:vertAlign w:val="subscript"/>
        </w:rPr>
        <w:t>t50</w:t>
      </w:r>
      <w:r w:rsidR="0041421B">
        <w:t xml:space="preserve"> where x </w:t>
      </w:r>
      <w:r w:rsidR="00B00577">
        <w:t>is the t-table value described above multiplied by the standard deviation of the VE set.</w:t>
      </w:r>
    </w:p>
    <w:p w14:paraId="0F9462CF" w14:textId="2362891C" w:rsidR="008113D5" w:rsidRDefault="00097960" w:rsidP="00761B80">
      <w:r>
        <w:t>All possible continuous intervals were used as calibration and verification intervals</w:t>
      </w:r>
      <w:r w:rsidR="00634689">
        <w:t xml:space="preserve"> (Fig 1)</w:t>
      </w:r>
      <w:r>
        <w:t xml:space="preserve"> such that a 50-year overlap (after setting aside 10 years for prediction interval testing, 60 years total overlap) produced 50 possible calibration and verification intervals, allowing that the calibration and verification intervals could wrap from the end of the total overlap interval back to the beginning. </w:t>
      </w:r>
      <w:r w:rsidR="00200048">
        <w:t>Thus, for a chronology-target pair with 60 years of total overlap, with 10 years set aside for prediction interval testing, 50 sets of reconstruction regression coefficients, regression error terms, and theoretical/empirical 50</w:t>
      </w:r>
      <w:r w:rsidR="00200048" w:rsidRPr="00200048">
        <w:rPr>
          <w:vertAlign w:val="superscript"/>
        </w:rPr>
        <w:t>th</w:t>
      </w:r>
      <w:r w:rsidR="00200048">
        <w:t>/90</w:t>
      </w:r>
      <w:r w:rsidR="00200048" w:rsidRPr="00200048">
        <w:rPr>
          <w:vertAlign w:val="superscript"/>
        </w:rPr>
        <w:t>th</w:t>
      </w:r>
      <w:r w:rsidR="008415DF">
        <w:t>-p</w:t>
      </w:r>
      <w:r w:rsidR="00200048">
        <w:t xml:space="preserve">ercentile verification errors </w:t>
      </w:r>
      <w:r w:rsidR="008415DF">
        <w:t>are calculated.</w:t>
      </w:r>
    </w:p>
    <w:p w14:paraId="6ECDDFCF" w14:textId="14F8491C" w:rsidR="00854870" w:rsidRDefault="0041772F" w:rsidP="0041772F">
      <w:pPr>
        <w:rPr>
          <w:sz w:val="24"/>
          <w:szCs w:val="24"/>
        </w:rPr>
      </w:pPr>
      <w:r>
        <w:rPr>
          <w:sz w:val="24"/>
          <w:szCs w:val="24"/>
        </w:rPr>
        <w:t xml:space="preserve">2.5 </w:t>
      </w:r>
      <w:r w:rsidR="00854870" w:rsidRPr="00854870">
        <w:rPr>
          <w:sz w:val="24"/>
          <w:szCs w:val="24"/>
        </w:rPr>
        <w:t>Prediction Interval Testing</w:t>
      </w:r>
    </w:p>
    <w:p w14:paraId="74F3B3B7" w14:textId="67BC6AAA" w:rsidR="008415DF" w:rsidRDefault="004B7976" w:rsidP="00761B80">
      <w:r>
        <w:rPr>
          <w:noProof/>
          <w:sz w:val="24"/>
          <w:szCs w:val="24"/>
        </w:rPr>
        <w:lastRenderedPageBreak/>
        <mc:AlternateContent>
          <mc:Choice Requires="wpg">
            <w:drawing>
              <wp:anchor distT="0" distB="0" distL="114300" distR="114300" simplePos="0" relativeHeight="251692032" behindDoc="0" locked="0" layoutInCell="1" allowOverlap="1" wp14:anchorId="5F539226" wp14:editId="71F26B1D">
                <wp:simplePos x="0" y="0"/>
                <wp:positionH relativeFrom="margin">
                  <wp:align>right</wp:align>
                </wp:positionH>
                <wp:positionV relativeFrom="paragraph">
                  <wp:posOffset>12700</wp:posOffset>
                </wp:positionV>
                <wp:extent cx="5943600" cy="5686425"/>
                <wp:effectExtent l="0" t="0" r="0" b="9525"/>
                <wp:wrapSquare wrapText="bothSides"/>
                <wp:docPr id="31" name="Group 31"/>
                <wp:cNvGraphicFramePr/>
                <a:graphic xmlns:a="http://schemas.openxmlformats.org/drawingml/2006/main">
                  <a:graphicData uri="http://schemas.microsoft.com/office/word/2010/wordprocessingGroup">
                    <wpg:wgp>
                      <wpg:cNvGrpSpPr/>
                      <wpg:grpSpPr>
                        <a:xfrm>
                          <a:off x="0" y="0"/>
                          <a:ext cx="5943600" cy="5686425"/>
                          <a:chOff x="0" y="0"/>
                          <a:chExt cx="5943600" cy="5686425"/>
                        </a:xfrm>
                      </wpg:grpSpPr>
                      <wps:wsp>
                        <wps:cNvPr id="27" name="Text Box 2"/>
                        <wps:cNvSpPr txBox="1">
                          <a:spLocks noChangeArrowheads="1"/>
                        </wps:cNvSpPr>
                        <wps:spPr bwMode="auto">
                          <a:xfrm>
                            <a:off x="15903" y="2997393"/>
                            <a:ext cx="5917565" cy="2689032"/>
                          </a:xfrm>
                          <a:prstGeom prst="rect">
                            <a:avLst/>
                          </a:prstGeom>
                          <a:solidFill>
                            <a:srgbClr val="FFFFFF"/>
                          </a:solidFill>
                          <a:ln w="9525">
                            <a:noFill/>
                            <a:miter lim="800000"/>
                            <a:headEnd/>
                            <a:tailEnd/>
                          </a:ln>
                        </wps:spPr>
                        <wps:txbx>
                          <w:txbxContent>
                            <w:p w14:paraId="6E64EDFF" w14:textId="32C30325" w:rsidR="00A54692" w:rsidRDefault="00A54692">
                              <w:r>
                                <w:t>Figure 1 Prediction Interval Testing Method.</w:t>
                              </w:r>
                              <w:r w:rsidR="00177350">
                                <w:t xml:space="preserve"> 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w:t>
                              </w:r>
                              <w:r w:rsidR="006B12E1" w:rsidRPr="00650276">
                                <w:rPr>
                                  <w:highlight w:val="yellow"/>
                                  <w:rPrChange w:id="70" w:author="Black, Bryan - (bryanblack)" w:date="2022-09-25T12:40:00Z">
                                    <w:rPr/>
                                  </w:rPrChange>
                                </w:rPr>
                                <w:t>:</w:t>
                              </w:r>
                              <w:ins w:id="71" w:author="David Edge" w:date="2022-09-27T10:33:00Z">
                                <w:r w:rsidR="004B7976">
                                  <w:rPr>
                                    <w:highlight w:val="yellow"/>
                                  </w:rPr>
                                  <w:t xml:space="preserve"> </w:t>
                                </w:r>
                              </w:ins>
                              <w:moveToRangeStart w:id="72" w:author="David Edge" w:date="2022-09-27T10:33:00Z" w:name="move115167239"/>
                              <w:moveTo w:id="73" w:author="David Edge" w:date="2022-09-27T10:33:00Z">
                                <w:r w:rsidR="004B7976">
                                  <w:t>90-percentile empirical error.</w:t>
                                </w:r>
                              </w:moveTo>
                              <w:moveToRangeEnd w:id="72"/>
                              <w:r w:rsidR="006B12E1" w:rsidRPr="00650276">
                                <w:rPr>
                                  <w:highlight w:val="yellow"/>
                                  <w:rPrChange w:id="74" w:author="Black, Bryan - (bryanblack)" w:date="2022-09-25T12:40:00Z">
                                    <w:rPr/>
                                  </w:rPrChange>
                                </w:rPr>
                                <w:t xml:space="preserve"> D</w:t>
                              </w:r>
                              <w:r w:rsidR="009056DF" w:rsidRPr="00650276">
                                <w:rPr>
                                  <w:highlight w:val="yellow"/>
                                  <w:rPrChange w:id="75" w:author="Black, Bryan - (bryanblack)" w:date="2022-09-25T12:40:00Z">
                                    <w:rPr/>
                                  </w:rPrChange>
                                </w:rPr>
                                <w:t>istance from reconstruction to each point measured,</w:t>
                              </w:r>
                              <w:r w:rsidR="009056DF">
                                <w:t xml:space="preserve"> empirical and theoretical errors for </w:t>
                              </w:r>
                              <w:r w:rsidR="006B12E1">
                                <w:t>50- and 90-percentile defined.</w:t>
                              </w:r>
                              <w:moveFromRangeStart w:id="76" w:author="David Edge" w:date="2022-09-27T10:33:00Z" w:name="move115167239"/>
                              <w:moveFrom w:id="77" w:author="David Edge" w:date="2022-09-27T10:33:00Z">
                                <w:r w:rsidR="006B12E1" w:rsidDel="004B7976">
                                  <w:t xml:space="preserve"> 90-percentile empirical error.</w:t>
                                </w:r>
                              </w:moveFrom>
                              <w:moveFromRangeEnd w:id="76"/>
                              <w:r w:rsidR="006B12E1">
                                <w:t xml:space="preserve"> </w:t>
                              </w:r>
                              <w:r w:rsidR="009056DF">
                                <w:t xml:space="preserve"> </w:t>
                              </w:r>
                              <w:r w:rsidR="006B12E1" w:rsidRPr="00A63BAB">
                                <w:rPr>
                                  <w:b/>
                                  <w:bCs/>
                                </w:rPr>
                                <w:t>Aside</w:t>
                              </w:r>
                              <w:r w:rsidR="006B12E1">
                                <w:t xml:space="preserve">: black line: reconstruction based on all data in Calibration and verification intervals. colored lines: 90-percentile empirical and theoretical prediction intervals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w:t>
                              </w:r>
                              <w:del w:id="78" w:author="David Edge" w:date="2022-09-27T10:34:00Z">
                                <w:r w:rsidR="002B0AF4" w:rsidRPr="00650276" w:rsidDel="004B7976">
                                  <w:rPr>
                                    <w:highlight w:val="yellow"/>
                                    <w:rPrChange w:id="79" w:author="Black, Bryan - (bryanblack)" w:date="2022-09-25T12:41:00Z">
                                      <w:rPr/>
                                    </w:rPrChange>
                                  </w:rPr>
                                  <w:delText>colors represent intervals as in panel</w:delText>
                                </w:r>
                              </w:del>
                              <w:ins w:id="80" w:author="David Edge" w:date="2022-09-27T10:34:00Z">
                                <w:r w:rsidR="004B7976">
                                  <w:rPr>
                                    <w:highlight w:val="yellow"/>
                                  </w:rPr>
                                  <w:t>Pink box: Aside interval as in panel</w:t>
                                </w:r>
                              </w:ins>
                              <w:r w:rsidR="002B0AF4" w:rsidRPr="00650276">
                                <w:rPr>
                                  <w:highlight w:val="yellow"/>
                                  <w:rPrChange w:id="81" w:author="Black, Bryan - (bryanblack)" w:date="2022-09-25T12:41:00Z">
                                    <w:rPr/>
                                  </w:rPrChange>
                                </w:rPr>
                                <w:t xml:space="preserve"> a</w:t>
                              </w:r>
                              <w:r w:rsidR="002B0AF4">
                                <w:t>.</w:t>
                              </w:r>
                              <w:ins w:id="82" w:author="David Edge" w:date="2022-09-27T10:35:00Z">
                                <w:r w:rsidR="004B7976">
                                  <w:t xml:space="preserve"> Blue/yellow lines: calibration/</w:t>
                                </w:r>
                              </w:ins>
                              <w:ins w:id="83" w:author="David Edge" w:date="2022-09-27T10:36:00Z">
                                <w:r w:rsidR="004B7976">
                                  <w:t>verification</w:t>
                                </w:r>
                              </w:ins>
                              <w:ins w:id="84" w:author="David Edge" w:date="2022-09-27T10:35:00Z">
                                <w:r w:rsidR="004B7976">
                                  <w:t xml:space="preserve"> intervals, 52 </w:t>
                                </w:r>
                              </w:ins>
                              <w:ins w:id="85" w:author="David Edge" w:date="2022-09-27T10:36:00Z">
                                <w:r w:rsidR="004B7976">
                                  <w:t>of each</w:t>
                                </w:r>
                              </w:ins>
                              <w:ins w:id="86" w:author="David Edge" w:date="2022-09-27T10:35:00Z">
                                <w:r w:rsidR="004B7976">
                                  <w:t>.</w:t>
                                </w:r>
                              </w:ins>
                              <w:r w:rsidR="002B0AF4">
                                <w:t xml:space="preserve"> Average verification error values from the 52 possible verification intervals used to </w:t>
                              </w:r>
                              <w:r w:rsidR="009F5747">
                                <w:t>build prediction intervals in one set aside interval.</w:t>
                              </w:r>
                            </w:p>
                          </w:txbxContent>
                        </wps:txbx>
                        <wps:bodyPr rot="0" vert="horz" wrap="square" lIns="91440" tIns="45720" rIns="91440" bIns="45720" anchor="t" anchorCtr="0">
                          <a:noAutofit/>
                        </wps:bodyPr>
                      </wps:wsp>
                      <wpg:grpSp>
                        <wpg:cNvPr id="30" name="Group 30"/>
                        <wpg:cNvGrpSpPr/>
                        <wpg:grpSpPr>
                          <a:xfrm>
                            <a:off x="0" y="0"/>
                            <a:ext cx="5943600" cy="2994522"/>
                            <a:chOff x="0" y="0"/>
                            <a:chExt cx="5943600" cy="2994522"/>
                          </a:xfrm>
                        </wpg:grpSpPr>
                        <wpg:grpSp>
                          <wpg:cNvPr id="26" name="Group 26"/>
                          <wpg:cNvGrpSpPr/>
                          <wpg:grpSpPr>
                            <a:xfrm>
                              <a:off x="0" y="87465"/>
                              <a:ext cx="5943600" cy="2907057"/>
                              <a:chOff x="0" y="0"/>
                              <a:chExt cx="5943600" cy="2907057"/>
                            </a:xfrm>
                          </wpg:grpSpPr>
                          <wpg:grpSp>
                            <wpg:cNvPr id="12" name="Group 12"/>
                            <wpg:cNvGrpSpPr/>
                            <wpg:grpSpPr>
                              <a:xfrm>
                                <a:off x="0" y="0"/>
                                <a:ext cx="5943600" cy="2907057"/>
                                <a:chOff x="0" y="0"/>
                                <a:chExt cx="5943600" cy="2907057"/>
                              </a:xfrm>
                            </wpg:grpSpPr>
                            <pic:pic xmlns:pic="http://schemas.openxmlformats.org/drawingml/2006/picture">
                              <pic:nvPicPr>
                                <pic:cNvPr id="4" name="Picture 4" descr="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b="59114"/>
                                <a:stretch/>
                              </pic:blipFill>
                              <pic:spPr bwMode="auto">
                                <a:xfrm>
                                  <a:off x="0" y="0"/>
                                  <a:ext cx="5943600" cy="12960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Picture 5" descr="Chart&#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l="-1" t="49164" r="-29"/>
                                <a:stretch/>
                              </pic:blipFill>
                              <pic:spPr bwMode="auto">
                                <a:xfrm>
                                  <a:off x="0" y="1296062"/>
                                  <a:ext cx="5943600" cy="1610995"/>
                                </a:xfrm>
                                <a:prstGeom prst="rect">
                                  <a:avLst/>
                                </a:prstGeom>
                                <a:ln>
                                  <a:noFill/>
                                </a:ln>
                                <a:extLst>
                                  <a:ext uri="{53640926-AAD7-44D8-BBD7-CCE9431645EC}">
                                    <a14:shadowObscured xmlns:a14="http://schemas.microsoft.com/office/drawing/2010/main"/>
                                  </a:ext>
                                </a:extLst>
                              </pic:spPr>
                            </pic:pic>
                          </wpg:grpSp>
                          <wps:wsp>
                            <wps:cNvPr id="14" name="Rectangle 14"/>
                            <wps:cNvSpPr/>
                            <wps:spPr>
                              <a:xfrm>
                                <a:off x="362309" y="1345721"/>
                                <a:ext cx="858741" cy="125630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224951" y="1354347"/>
                                <a:ext cx="2193167" cy="5522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416060" y="1354347"/>
                                <a:ext cx="2181682" cy="5401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onnector: Curved 18"/>
                            <wps:cNvCnPr/>
                            <wps:spPr>
                              <a:xfrm flipH="1" flipV="1">
                                <a:off x="210988" y="1176787"/>
                                <a:ext cx="89535" cy="556895"/>
                              </a:xfrm>
                              <a:prstGeom prst="curvedConnector3">
                                <a:avLst>
                                  <a:gd name="adj1" fmla="val 22868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Curved 24"/>
                            <wps:cNvCnPr/>
                            <wps:spPr>
                              <a:xfrm flipV="1">
                                <a:off x="5633049" y="952500"/>
                                <a:ext cx="76810" cy="438302"/>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flipV="1">
                                <a:off x="3366099" y="1030138"/>
                                <a:ext cx="62179" cy="308001"/>
                              </a:xfrm>
                              <a:prstGeom prst="curvedConnector3">
                                <a:avLst>
                                  <a:gd name="adj1" fmla="val 17165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Text Box 28"/>
                          <wps:cNvSpPr txBox="1"/>
                          <wps:spPr>
                            <a:xfrm>
                              <a:off x="103367" y="0"/>
                              <a:ext cx="246490" cy="246491"/>
                            </a:xfrm>
                            <a:prstGeom prst="rect">
                              <a:avLst/>
                            </a:prstGeom>
                            <a:solidFill>
                              <a:schemeClr val="lt1"/>
                            </a:solidFill>
                            <a:ln w="6350">
                              <a:noFill/>
                            </a:ln>
                          </wps:spPr>
                          <wps:txbx>
                            <w:txbxContent>
                              <w:p w14:paraId="188EAE4E" w14:textId="596DC532" w:rsidR="00A54692" w:rsidRPr="009056DF" w:rsidRDefault="009056DF">
                                <w:pPr>
                                  <w:rPr>
                                    <w:b/>
                                    <w:bCs/>
                                  </w:rPr>
                                </w:pPr>
                                <w:r w:rsidRPr="009056DF">
                                  <w:rPr>
                                    <w:b/>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03367" y="1319917"/>
                              <a:ext cx="246490" cy="246491"/>
                            </a:xfrm>
                            <a:prstGeom prst="rect">
                              <a:avLst/>
                            </a:prstGeom>
                            <a:noFill/>
                            <a:ln w="6350">
                              <a:noFill/>
                            </a:ln>
                          </wps:spPr>
                          <wps:txbx>
                            <w:txbxContent>
                              <w:p w14:paraId="150D54D1" w14:textId="5DF498F2" w:rsidR="009056DF" w:rsidRPr="009056DF" w:rsidRDefault="009056DF" w:rsidP="009056DF">
                                <w:pPr>
                                  <w:rPr>
                                    <w:b/>
                                    <w:bCs/>
                                  </w:rPr>
                                </w:pPr>
                                <w:r>
                                  <w:rPr>
                                    <w:b/>
                                    <w:bC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F539226" id="Group 31" o:spid="_x0000_s1026" style="position:absolute;margin-left:416.8pt;margin-top:1pt;width:468pt;height:447.75pt;z-index:251692032;mso-position-horizontal:right;mso-position-horizontal-relative:margin;mso-height-relative:margin" coordsize="59436,56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">
                <v:shapetype id="_x0000_t202" coordsize="21600,21600" o:spt="202" path="m,l,21600r21600,l21600,xe">
                  <v:stroke joinstyle="miter"/>
                  <v:path gradientshapeok="t" o:connecttype="rect"/>
                </v:shapetype>
                <v:shape id="Text Box 2" o:spid="_x0000_s1027" type="#_x0000_t202" style="position:absolute;left:159;top:29973;width:59175;height:26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6E64EDFF" w14:textId="32C30325" w:rsidR="00A54692" w:rsidRDefault="00A54692">
                        <w:r>
                          <w:t>Figure 1 Prediction Interval Testing Method.</w:t>
                        </w:r>
                        <w:r w:rsidR="00177350">
                          <w:t xml:space="preserve"> A total of 3223 calibration and verification calculations and sixty-two set-aside tests are used to define the prediction interval capture for each method for this chronology. Panels a and b show the calculations for one set-aside interval.</w:t>
                        </w:r>
                        <w:r>
                          <w:t xml:space="preserve"> </w:t>
                        </w:r>
                        <w:r w:rsidR="009056DF">
                          <w:t xml:space="preserve">a) </w:t>
                        </w:r>
                        <w:r w:rsidR="009056DF" w:rsidRPr="00A63BAB">
                          <w:rPr>
                            <w:b/>
                            <w:bCs/>
                          </w:rPr>
                          <w:t>Calibration</w:t>
                        </w:r>
                        <w:r w:rsidR="009056DF">
                          <w:t xml:space="preserve">: chronology regressed onto target values, displayed as black points. Reconstruction for Calibration and Verification intervals defined by this regression. </w:t>
                        </w:r>
                        <w:r w:rsidR="009056DF" w:rsidRPr="00A63BAB">
                          <w:rPr>
                            <w:b/>
                            <w:bCs/>
                          </w:rPr>
                          <w:t>Verification</w:t>
                        </w:r>
                        <w:r w:rsidR="009056DF">
                          <w:t>:</w:t>
                        </w:r>
                        <w:r w:rsidR="006B12E1">
                          <w:t xml:space="preserve"> orange dashed line</w:t>
                        </w:r>
                        <w:r w:rsidR="006B12E1" w:rsidRPr="00650276">
                          <w:rPr>
                            <w:highlight w:val="yellow"/>
                            <w:rPrChange w:id="87" w:author="Black, Bryan - (bryanblack)" w:date="2022-09-25T12:40:00Z">
                              <w:rPr/>
                            </w:rPrChange>
                          </w:rPr>
                          <w:t>:</w:t>
                        </w:r>
                        <w:ins w:id="88" w:author="David Edge" w:date="2022-09-27T10:33:00Z">
                          <w:r w:rsidR="004B7976">
                            <w:rPr>
                              <w:highlight w:val="yellow"/>
                            </w:rPr>
                            <w:t xml:space="preserve"> </w:t>
                          </w:r>
                        </w:ins>
                        <w:moveToRangeStart w:id="89" w:author="David Edge" w:date="2022-09-27T10:33:00Z" w:name="move115167239"/>
                        <w:moveTo w:id="90" w:author="David Edge" w:date="2022-09-27T10:33:00Z">
                          <w:r w:rsidR="004B7976">
                            <w:t>90-percentile empirical error.</w:t>
                          </w:r>
                        </w:moveTo>
                        <w:moveToRangeEnd w:id="89"/>
                        <w:r w:rsidR="006B12E1" w:rsidRPr="00650276">
                          <w:rPr>
                            <w:highlight w:val="yellow"/>
                            <w:rPrChange w:id="91" w:author="Black, Bryan - (bryanblack)" w:date="2022-09-25T12:40:00Z">
                              <w:rPr/>
                            </w:rPrChange>
                          </w:rPr>
                          <w:t xml:space="preserve"> D</w:t>
                        </w:r>
                        <w:r w:rsidR="009056DF" w:rsidRPr="00650276">
                          <w:rPr>
                            <w:highlight w:val="yellow"/>
                            <w:rPrChange w:id="92" w:author="Black, Bryan - (bryanblack)" w:date="2022-09-25T12:40:00Z">
                              <w:rPr/>
                            </w:rPrChange>
                          </w:rPr>
                          <w:t>istance from reconstruction to each point measured,</w:t>
                        </w:r>
                        <w:r w:rsidR="009056DF">
                          <w:t xml:space="preserve"> empirical and theoretical errors for </w:t>
                        </w:r>
                        <w:r w:rsidR="006B12E1">
                          <w:t>50- and 90-percentile defined.</w:t>
                        </w:r>
                        <w:moveFromRangeStart w:id="93" w:author="David Edge" w:date="2022-09-27T10:33:00Z" w:name="move115167239"/>
                        <w:moveFrom w:id="94" w:author="David Edge" w:date="2022-09-27T10:33:00Z">
                          <w:r w:rsidR="006B12E1" w:rsidDel="004B7976">
                            <w:t xml:space="preserve"> 90-percentile empirical error.</w:t>
                          </w:r>
                        </w:moveFrom>
                        <w:moveFromRangeEnd w:id="93"/>
                        <w:r w:rsidR="006B12E1">
                          <w:t xml:space="preserve"> </w:t>
                        </w:r>
                        <w:r w:rsidR="009056DF">
                          <w:t xml:space="preserve"> </w:t>
                        </w:r>
                        <w:r w:rsidR="006B12E1" w:rsidRPr="00A63BAB">
                          <w:rPr>
                            <w:b/>
                            <w:bCs/>
                          </w:rPr>
                          <w:t>Aside</w:t>
                        </w:r>
                        <w:r w:rsidR="006B12E1">
                          <w:t xml:space="preserve">: black line: reconstruction based on all data in Calibration and verification intervals. colored lines: 90-percentile empirical and theoretical prediction intervals green: </w:t>
                        </w:r>
                        <w:r w:rsidR="002B0AF4">
                          <w:t>no bootstrapping</w:t>
                        </w:r>
                        <w:r w:rsidR="006B12E1">
                          <w:t xml:space="preserve">. </w:t>
                        </w:r>
                        <w:r w:rsidR="002B0AF4">
                          <w:t>B</w:t>
                        </w:r>
                        <w:r w:rsidR="006B12E1">
                          <w:t>lue</w:t>
                        </w:r>
                        <w:r w:rsidR="002B0AF4">
                          <w:t xml:space="preserve">: MEboot. red: Traditional bootstrapping. Precent capture measured for each method as the percentage of target points falling within the prediction intervals. b) </w:t>
                        </w:r>
                        <w:del w:id="95" w:author="David Edge" w:date="2022-09-27T10:34:00Z">
                          <w:r w:rsidR="002B0AF4" w:rsidRPr="00650276" w:rsidDel="004B7976">
                            <w:rPr>
                              <w:highlight w:val="yellow"/>
                              <w:rPrChange w:id="96" w:author="Black, Bryan - (bryanblack)" w:date="2022-09-25T12:41:00Z">
                                <w:rPr/>
                              </w:rPrChange>
                            </w:rPr>
                            <w:delText>colors represent intervals as in panel</w:delText>
                          </w:r>
                        </w:del>
                        <w:ins w:id="97" w:author="David Edge" w:date="2022-09-27T10:34:00Z">
                          <w:r w:rsidR="004B7976">
                            <w:rPr>
                              <w:highlight w:val="yellow"/>
                            </w:rPr>
                            <w:t>Pink box: Aside interval as in panel</w:t>
                          </w:r>
                        </w:ins>
                        <w:r w:rsidR="002B0AF4" w:rsidRPr="00650276">
                          <w:rPr>
                            <w:highlight w:val="yellow"/>
                            <w:rPrChange w:id="98" w:author="Black, Bryan - (bryanblack)" w:date="2022-09-25T12:41:00Z">
                              <w:rPr/>
                            </w:rPrChange>
                          </w:rPr>
                          <w:t xml:space="preserve"> a</w:t>
                        </w:r>
                        <w:r w:rsidR="002B0AF4">
                          <w:t>.</w:t>
                        </w:r>
                        <w:ins w:id="99" w:author="David Edge" w:date="2022-09-27T10:35:00Z">
                          <w:r w:rsidR="004B7976">
                            <w:t xml:space="preserve"> Blue/yellow lines: calibration/</w:t>
                          </w:r>
                        </w:ins>
                        <w:ins w:id="100" w:author="David Edge" w:date="2022-09-27T10:36:00Z">
                          <w:r w:rsidR="004B7976">
                            <w:t>verification</w:t>
                          </w:r>
                        </w:ins>
                        <w:ins w:id="101" w:author="David Edge" w:date="2022-09-27T10:35:00Z">
                          <w:r w:rsidR="004B7976">
                            <w:t xml:space="preserve"> intervals, 52 </w:t>
                          </w:r>
                        </w:ins>
                        <w:ins w:id="102" w:author="David Edge" w:date="2022-09-27T10:36:00Z">
                          <w:r w:rsidR="004B7976">
                            <w:t>of each</w:t>
                          </w:r>
                        </w:ins>
                        <w:ins w:id="103" w:author="David Edge" w:date="2022-09-27T10:35:00Z">
                          <w:r w:rsidR="004B7976">
                            <w:t>.</w:t>
                          </w:r>
                        </w:ins>
                        <w:r w:rsidR="002B0AF4">
                          <w:t xml:space="preserve"> Average verification error values from the 52 possible verification intervals used to </w:t>
                        </w:r>
                        <w:r w:rsidR="009F5747">
                          <w:t>build prediction intervals in one set aside interval.</w:t>
                        </w:r>
                      </w:p>
                    </w:txbxContent>
                  </v:textbox>
                </v:shape>
                <v:group id="Group 30" o:spid="_x0000_s1028" style="position:absolute;width:59436;height:29945" coordsize="59436,2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6" o:spid="_x0000_s1029" style="position:absolute;top:874;width:59436;height:29071"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12" o:spid="_x0000_s1030" style="position:absolute;width:59436;height:29070" coordsize="59436,2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1" type="#_x0000_t75" alt="Chart&#10;&#10;Description automatically generated" style="position:absolute;width:59436;height:12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">
                        <v:imagedata r:id="rId11" o:title="Chart&#10;&#10;Description automatically generated" cropbottom="38741f"/>
                      </v:shape>
                      <v:shape id="Picture 5" o:spid="_x0000_s1032" type="#_x0000_t75" alt="Chart&#10;&#10;Description automatically generated" style="position:absolute;top:12960;width:59436;height:16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">
                        <v:imagedata r:id="rId11" o:title="Chart&#10;&#10;Description automatically generated" croptop="32220f" cropleft="-1f" cropright="-19f"/>
                      </v:shape>
                    </v:group>
                    <v:rect id="Rectangle 14" o:spid="_x0000_s1033" style="position:absolute;left:3623;top:13457;width:8587;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rect id="Rectangle 15" o:spid="_x0000_s1034" style="position:absolute;left:12249;top:13543;width:2193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rect id="Rectangle 16" o:spid="_x0000_s1035" style="position:absolute;left:34160;top:13543;width:21817;height: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8" o:spid="_x0000_s1036" type="#_x0000_t38" style="position:absolute;left:2109;top:11767;width:896;height:5569;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" adj="49397" strokecolor="black [3213]" strokeweight=".5pt">
                      <v:stroke endarrow="block" joinstyle="miter"/>
                    </v:shape>
                    <v:shape id="Connector: Curved 24" o:spid="_x0000_s1037" type="#_x0000_t38" style="position:absolute;left:56330;top:9525;width:768;height:438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" adj="37076" strokecolor="black [3213]" strokeweight=".5pt">
                      <v:stroke endarrow="block" joinstyle="miter"/>
                    </v:shape>
                    <v:shape id="Connector: Curved 25" o:spid="_x0000_s1038" type="#_x0000_t38" style="position:absolute;left:33660;top:10301;width:622;height:30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" adj="37076" strokecolor="black [3213]" strokeweight=".5pt">
                      <v:stroke endarrow="block" joinstyle="miter"/>
                    </v:shape>
                  </v:group>
                  <v:shape id="Text Box 28" o:spid="_x0000_s1039" type="#_x0000_t202" style="position:absolute;left:1033;width:2465;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88EAE4E" w14:textId="596DC532" w:rsidR="00A54692" w:rsidRPr="009056DF" w:rsidRDefault="009056DF">
                          <w:pPr>
                            <w:rPr>
                              <w:b/>
                              <w:bCs/>
                            </w:rPr>
                          </w:pPr>
                          <w:r w:rsidRPr="009056DF">
                            <w:rPr>
                              <w:b/>
                              <w:bCs/>
                            </w:rPr>
                            <w:t>a</w:t>
                          </w:r>
                        </w:p>
                      </w:txbxContent>
                    </v:textbox>
                  </v:shape>
                  <v:shape id="Text Box 29" o:spid="_x0000_s1040" type="#_x0000_t202" style="position:absolute;left:1033;top:13199;width:2465;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50D54D1" w14:textId="5DF498F2" w:rsidR="009056DF" w:rsidRPr="009056DF" w:rsidRDefault="009056DF" w:rsidP="009056DF">
                          <w:pPr>
                            <w:rPr>
                              <w:b/>
                              <w:bCs/>
                            </w:rPr>
                          </w:pPr>
                          <w:r>
                            <w:rPr>
                              <w:b/>
                              <w:bCs/>
                            </w:rPr>
                            <w:t>b</w:t>
                          </w:r>
                        </w:p>
                      </w:txbxContent>
                    </v:textbox>
                  </v:shape>
                </v:group>
                <w10:wrap type="square" anchorx="margin"/>
              </v:group>
            </w:pict>
          </mc:Fallback>
        </mc:AlternateContent>
      </w:r>
      <w:r w:rsidR="008113D5">
        <w:t>All prediction intervals were</w:t>
      </w:r>
      <w:r w:rsidR="008415DF">
        <w:t xml:space="preserve"> calculated and</w:t>
      </w:r>
      <w:r w:rsidR="008113D5">
        <w:t xml:space="preserve"> tested in the independent 10-year</w:t>
      </w:r>
      <w:r w:rsidR="008415DF">
        <w:t xml:space="preserve"> SAI</w:t>
      </w:r>
      <w:r w:rsidR="00511237">
        <w:t xml:space="preserve"> (Fig 1)</w:t>
      </w:r>
      <w:r w:rsidR="008113D5">
        <w:t xml:space="preserve">. </w:t>
      </w:r>
      <w:r w:rsidR="00A7754E">
        <w:t>Prediction interval methods are defined by VE (theoretical, empirical), chronology confidence interval bootstrapping method (none, traditional, MEboot), and intended percent capture (50%, 90%). The possible permutations of these options produce 12 different sets verification intervals</w:t>
      </w:r>
      <w:r w:rsidR="0045313E">
        <w:t>, however, because theoretical and empirical VE is identical for 50% intended capture, only 9 unique prediction intervals are produced.</w:t>
      </w:r>
    </w:p>
    <w:p w14:paraId="6766D2D5" w14:textId="629ACD22" w:rsidR="00621B64" w:rsidRDefault="008113D5" w:rsidP="00761B80">
      <w:r>
        <w:t>The prediction interval capture (PIC) was calculated</w:t>
      </w:r>
      <w:r w:rsidR="009B304C">
        <w:t xml:space="preserve"> for each method</w:t>
      </w:r>
      <w:r>
        <w:t xml:space="preserve"> by summing the total number of target values captured by the prediction </w:t>
      </w:r>
      <w:r w:rsidR="009B304C">
        <w:t>intervals and</w:t>
      </w:r>
      <w:r>
        <w:t xml:space="preserve"> dividing this total by the length of the independent interval.</w:t>
      </w:r>
      <w:r w:rsidR="0045313E">
        <w:t xml:space="preserve"> </w:t>
      </w:r>
      <w:r w:rsidR="00136B34">
        <w:t>For example,</w:t>
      </w:r>
      <w:r w:rsidR="0045313E">
        <w:t xml:space="preserve"> if 9 of the 10 SAI climate target values fall within the prediction intervals, 90% of the target values were “captured”</w:t>
      </w:r>
      <w:r w:rsidR="00136B34">
        <w:t>, in line with the intended capture</w:t>
      </w:r>
      <w:r w:rsidR="006C0D68">
        <w:t xml:space="preserve"> (IC)</w:t>
      </w:r>
      <w:r w:rsidR="00136B34">
        <w:t xml:space="preserve"> rate.</w:t>
      </w:r>
      <w:r w:rsidR="009B304C">
        <w:t xml:space="preserve"> This test was repeated for all possible continuous 10-year intervals, such that a chronology-target pair with 60 years of overlap contains 60 possible</w:t>
      </w:r>
      <w:r w:rsidR="00136B34">
        <w:t>, overlapping</w:t>
      </w:r>
      <w:r w:rsidR="009B304C">
        <w:t xml:space="preserve"> testing intervals. The mean PIC from </w:t>
      </w:r>
      <w:r w:rsidR="00737E43">
        <w:t>all</w:t>
      </w:r>
      <w:r w:rsidR="009B304C">
        <w:t xml:space="preserve"> trials</w:t>
      </w:r>
      <w:r w:rsidR="00737E43">
        <w:t xml:space="preserve"> (</w:t>
      </w:r>
      <w:proofErr w:type="spellStart"/>
      <w:r w:rsidR="00737E43">
        <w:t>PIC</w:t>
      </w:r>
      <w:r w:rsidR="00737E43" w:rsidRPr="00737E43">
        <w:rPr>
          <w:vertAlign w:val="subscript"/>
        </w:rPr>
        <w:t>m</w:t>
      </w:r>
      <w:proofErr w:type="spellEnd"/>
      <w:r w:rsidR="00737E43">
        <w:t>) for a given chronology and prediction-interval method</w:t>
      </w:r>
      <w:r w:rsidR="009B304C">
        <w:t xml:space="preserve"> </w:t>
      </w:r>
      <w:r w:rsidR="00737E43">
        <w:t>was captured for comparison.</w:t>
      </w:r>
    </w:p>
    <w:p w14:paraId="35A8FBDA" w14:textId="437B668A" w:rsidR="00634689" w:rsidRPr="00621B64" w:rsidRDefault="00634689" w:rsidP="00761B80">
      <w:r>
        <w:lastRenderedPageBreak/>
        <w:t>The PIC was also compared with the four chronology parameters for all 603 chronologies. Strong correlations between chronology properties and PIC for a given prediction interval method suggest a bias of the method that will produce prediction intervals too wide/</w:t>
      </w:r>
      <w:proofErr w:type="spellStart"/>
      <w:r>
        <w:t>norrow</w:t>
      </w:r>
      <w:proofErr w:type="spellEnd"/>
      <w:r>
        <w:t xml:space="preserve"> based on </w:t>
      </w:r>
      <w:proofErr w:type="spellStart"/>
      <w:r>
        <w:t>idiosynchasie</w:t>
      </w:r>
      <w:r w:rsidR="001C359B">
        <w:t>s</w:t>
      </w:r>
      <w:proofErr w:type="spellEnd"/>
      <w:r w:rsidR="001C359B">
        <w:t xml:space="preserve"> of individual chronologies.</w:t>
      </w:r>
    </w:p>
    <w:p w14:paraId="61B5B40D" w14:textId="63B8DA28" w:rsidR="00445A68" w:rsidRDefault="00B9018F" w:rsidP="00761B80">
      <w:pPr>
        <w:rPr>
          <w:b/>
          <w:bCs/>
          <w:sz w:val="24"/>
          <w:szCs w:val="24"/>
        </w:rPr>
      </w:pPr>
      <w:r>
        <w:rPr>
          <w:b/>
          <w:bCs/>
          <w:sz w:val="24"/>
          <w:szCs w:val="24"/>
        </w:rPr>
        <w:t xml:space="preserve">3. </w:t>
      </w:r>
      <w:r w:rsidR="00445A68" w:rsidRPr="00854870">
        <w:rPr>
          <w:b/>
          <w:bCs/>
          <w:sz w:val="24"/>
          <w:szCs w:val="24"/>
        </w:rPr>
        <w:t>Results</w:t>
      </w:r>
    </w:p>
    <w:p w14:paraId="2BD9A01E" w14:textId="48481980" w:rsidR="007130B8" w:rsidRDefault="003739C8" w:rsidP="00761B80">
      <w:pPr>
        <w:rPr>
          <w:sz w:val="24"/>
          <w:szCs w:val="24"/>
        </w:rPr>
      </w:pPr>
      <w:r w:rsidRPr="003739C8">
        <w:rPr>
          <w:sz w:val="24"/>
          <w:szCs w:val="24"/>
        </w:rPr>
        <w:t>3.1</w:t>
      </w:r>
      <w:r>
        <w:rPr>
          <w:sz w:val="24"/>
          <w:szCs w:val="24"/>
        </w:rPr>
        <w:t xml:space="preserve"> </w:t>
      </w:r>
      <w:r w:rsidR="004D1122">
        <w:rPr>
          <w:sz w:val="24"/>
          <w:szCs w:val="24"/>
        </w:rPr>
        <w:t>Synthetic Chronologies</w:t>
      </w:r>
    </w:p>
    <w:p w14:paraId="1F56C3C6" w14:textId="25E444C6" w:rsidR="004D1122" w:rsidRPr="004D1122" w:rsidRDefault="004D1122" w:rsidP="00761B80">
      <w:r>
        <w:t xml:space="preserve">The synthetic chronologies vary considerably in the four properties parameterized (Fig </w:t>
      </w:r>
      <w:r w:rsidR="0017193B">
        <w:t>2</w:t>
      </w:r>
      <w:r>
        <w:t xml:space="preserve">). </w:t>
      </w:r>
      <w:r w:rsidR="00CD485F">
        <w:t xml:space="preserve">The rbar, sample depth, AR1, and correlation to target of each of the three original chronologies falls within the spread of the associated synthetic chronologies. The </w:t>
      </w:r>
      <w:r w:rsidR="007F27DA">
        <w:t>range and distribution</w:t>
      </w:r>
      <w:r w:rsidR="00CD485F">
        <w:t xml:space="preserve"> of </w:t>
      </w:r>
      <w:r w:rsidR="007F27DA">
        <w:t>each of these</w:t>
      </w:r>
      <w:r w:rsidR="00CD485F">
        <w:t xml:space="preserve"> propert</w:t>
      </w:r>
      <w:r w:rsidR="007F27DA">
        <w:t xml:space="preserve">ies differs across the three sets of synthetic chronologies, however, the distributions all overlap one another. </w:t>
      </w:r>
      <w:commentRangeStart w:id="104"/>
      <w:commentRangeStart w:id="105"/>
      <w:del w:id="106" w:author="David Edge" w:date="2022-09-27T10:37:00Z">
        <w:r w:rsidR="007F27DA" w:rsidDel="004B7976">
          <w:delText xml:space="preserve">The sample depths of the three sets of synthetic chronologies were constrained to either, half, </w:delText>
        </w:r>
      </w:del>
      <w:r w:rsidR="00DC3200">
        <w:rPr>
          <w:noProof/>
          <w:sz w:val="24"/>
          <w:szCs w:val="24"/>
        </w:rPr>
        <mc:AlternateContent>
          <mc:Choice Requires="wpg">
            <w:drawing>
              <wp:anchor distT="0" distB="0" distL="114300" distR="114300" simplePos="0" relativeHeight="251664384" behindDoc="0" locked="0" layoutInCell="1" allowOverlap="1" wp14:anchorId="499A05AD" wp14:editId="667DE6BD">
                <wp:simplePos x="0" y="0"/>
                <wp:positionH relativeFrom="margin">
                  <wp:align>center</wp:align>
                </wp:positionH>
                <wp:positionV relativeFrom="paragraph">
                  <wp:posOffset>372</wp:posOffset>
                </wp:positionV>
                <wp:extent cx="5943600" cy="5365115"/>
                <wp:effectExtent l="0" t="0" r="0" b="6985"/>
                <wp:wrapSquare wrapText="bothSides"/>
                <wp:docPr id="23" name="Group 23"/>
                <wp:cNvGraphicFramePr/>
                <a:graphic xmlns:a="http://schemas.openxmlformats.org/drawingml/2006/main">
                  <a:graphicData uri="http://schemas.microsoft.com/office/word/2010/wordprocessingGroup">
                    <wpg:wgp>
                      <wpg:cNvGrpSpPr/>
                      <wpg:grpSpPr>
                        <a:xfrm>
                          <a:off x="0" y="0"/>
                          <a:ext cx="5943600" cy="5365115"/>
                          <a:chOff x="0" y="0"/>
                          <a:chExt cx="5943600" cy="5365630"/>
                        </a:xfrm>
                      </wpg:grpSpPr>
                      <wps:wsp>
                        <wps:cNvPr id="20" name="Text Box 2"/>
                        <wps:cNvSpPr txBox="1">
                          <a:spLocks noChangeArrowheads="1"/>
                        </wps:cNvSpPr>
                        <wps:spPr bwMode="auto">
                          <a:xfrm>
                            <a:off x="17253" y="4364966"/>
                            <a:ext cx="5925820" cy="1000664"/>
                          </a:xfrm>
                          <a:prstGeom prst="rect">
                            <a:avLst/>
                          </a:prstGeom>
                          <a:solidFill>
                            <a:srgbClr val="FFFFFF"/>
                          </a:solidFill>
                          <a:ln w="9525">
                            <a:noFill/>
                            <a:miter lim="800000"/>
                            <a:headEnd/>
                            <a:tailEnd/>
                          </a:ln>
                        </wps:spPr>
                        <wps:txbx>
                          <w:txbxContent>
                            <w:p w14:paraId="63C64AF5" w14:textId="54DFEFAC"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correlation between </w:t>
                              </w:r>
                              <w:r w:rsidR="005E0488">
                                <w:t xml:space="preserve">individual chronology series. </w:t>
                              </w:r>
                              <w:r w:rsidR="005E0488" w:rsidRPr="005E0488">
                                <w:rPr>
                                  <w:b/>
                                  <w:bCs/>
                                </w:rPr>
                                <w:t>AR1</w:t>
                              </w:r>
                              <w:r w:rsidR="005E0488">
                                <w:t xml:space="preserve">: first-order autocorrelation of 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in the interval of target overlap. Small circles represent synthetic chronologies, large triangles represent the originals.</w:t>
                              </w:r>
                            </w:p>
                          </w:txbxContent>
                        </wps:txbx>
                        <wps:bodyPr rot="0" vert="horz" wrap="square" lIns="91440" tIns="45720" rIns="91440" bIns="45720" anchor="t" anchorCtr="0">
                          <a:noAutofit/>
                        </wps:bodyPr>
                      </wps:wsp>
                      <pic:pic xmlns:pic="http://schemas.openxmlformats.org/drawingml/2006/picture">
                        <pic:nvPicPr>
                          <pic:cNvPr id="19" name="Picture 19" descr="Diagram&#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wpg:wgp>
                  </a:graphicData>
                </a:graphic>
              </wp:anchor>
            </w:drawing>
          </mc:Choice>
          <mc:Fallback>
            <w:pict>
              <v:group w14:anchorId="499A05AD" id="Group 23" o:spid="_x0000_s1041" style="position:absolute;margin-left:0;margin-top:.05pt;width:468pt;height:422.45pt;z-index:251664384;mso-position-horizontal:center;mso-position-horizontal-relative:margin" coordsize="59436,53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">
                <v:shape id="Text Box 2" o:spid="_x0000_s1042" type="#_x0000_t202" style="position:absolute;left:172;top:43649;width:59258;height:10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63C64AF5" w14:textId="54DFEFAC" w:rsidR="00584D6F" w:rsidRDefault="00584D6F" w:rsidP="008213EF">
                        <w:pPr>
                          <w:jc w:val="both"/>
                        </w:pPr>
                        <w:r>
                          <w:t xml:space="preserve">Figure </w:t>
                        </w:r>
                        <w:r w:rsidR="0017193B">
                          <w:t>2</w:t>
                        </w:r>
                        <w:r>
                          <w:t xml:space="preserve"> Chronology Properties. </w:t>
                        </w:r>
                        <w:r>
                          <w:rPr>
                            <w:b/>
                            <w:bCs/>
                          </w:rPr>
                          <w:t>r</w:t>
                        </w:r>
                        <w:r w:rsidRPr="00584D6F">
                          <w:rPr>
                            <w:b/>
                            <w:bCs/>
                          </w:rPr>
                          <w:t>bar</w:t>
                        </w:r>
                        <w:r>
                          <w:t xml:space="preserve">: average correlation between </w:t>
                        </w:r>
                        <w:r w:rsidR="005E0488">
                          <w:t xml:space="preserve">individual chronology series. </w:t>
                        </w:r>
                        <w:r w:rsidR="005E0488" w:rsidRPr="005E0488">
                          <w:rPr>
                            <w:b/>
                            <w:bCs/>
                          </w:rPr>
                          <w:t>AR1</w:t>
                        </w:r>
                        <w:r w:rsidR="005E0488">
                          <w:t xml:space="preserve">: first-order autocorrelation of chronology. </w:t>
                        </w:r>
                        <w:r w:rsidR="005E0488" w:rsidRPr="005E0488">
                          <w:rPr>
                            <w:b/>
                            <w:bCs/>
                          </w:rPr>
                          <w:t>Target Cor</w:t>
                        </w:r>
                        <w:r w:rsidR="005E0488">
                          <w:t>: correlation between chronology and climate target</w:t>
                        </w:r>
                        <w:r w:rsidR="001C359B">
                          <w:t xml:space="preserve"> over the</w:t>
                        </w:r>
                        <w:r w:rsidR="005E0488">
                          <w:t xml:space="preserve"> full interval of overlap. </w:t>
                        </w:r>
                        <w:r w:rsidR="005E0488" w:rsidRPr="005E0488">
                          <w:rPr>
                            <w:b/>
                            <w:bCs/>
                          </w:rPr>
                          <w:t>Sample Depth</w:t>
                        </w:r>
                        <w:r w:rsidR="005E0488">
                          <w:t xml:space="preserve">: Average </w:t>
                        </w:r>
                        <w:proofErr w:type="gramStart"/>
                        <w:r w:rsidR="005E0488">
                          <w:t>number</w:t>
                        </w:r>
                        <w:proofErr w:type="gramEnd"/>
                        <w:r w:rsidR="005E0488">
                          <w:t xml:space="preserve"> of series in the chronology in the interval of target overlap. Small circles represent synthetic chronologies, large triangles represent the originals.</w:t>
                        </w:r>
                      </w:p>
                    </w:txbxContent>
                  </v:textbox>
                </v:shape>
                <v:shape id="Picture 19" o:spid="_x0000_s1043" type="#_x0000_t75" alt="Diagram&#10;&#10;Description automatically generated" style="position:absolute;width:59436;height:42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">
                  <v:imagedata r:id="rId13" o:title="Diagram&#10;&#10;Description automatically generated"/>
                </v:shape>
                <w10:wrap type="square" anchorx="margin"/>
              </v:group>
            </w:pict>
          </mc:Fallback>
        </mc:AlternateContent>
      </w:r>
      <w:del w:id="107" w:author="David Edge" w:date="2022-09-27T10:38:00Z">
        <w:r w:rsidR="007F27DA" w:rsidDel="005A7043">
          <w:delText>double</w:delText>
        </w:r>
        <w:r w:rsidR="00576219" w:rsidDel="005A7043">
          <w:delText xml:space="preserve">, or identical to that of the original chronology. </w:delText>
        </w:r>
        <w:commentRangeEnd w:id="104"/>
        <w:r w:rsidR="00650276" w:rsidDel="005A7043">
          <w:rPr>
            <w:rStyle w:val="CommentReference"/>
          </w:rPr>
          <w:commentReference w:id="104"/>
        </w:r>
      </w:del>
      <w:commentRangeEnd w:id="105"/>
      <w:r w:rsidR="00780FFA">
        <w:rPr>
          <w:rStyle w:val="CommentReference"/>
        </w:rPr>
        <w:commentReference w:id="105"/>
      </w:r>
      <w:del w:id="108" w:author="David Edge" w:date="2022-09-27T10:38:00Z">
        <w:r w:rsidR="00576219" w:rsidDel="005A7043">
          <w:delText>The AR1, rbar, and correlation to the climate</w:delText>
        </w:r>
      </w:del>
      <w:r w:rsidR="00576219">
        <w:t xml:space="preserve"> </w:t>
      </w:r>
      <w:del w:id="109" w:author="David Edge" w:date="2022-09-27T10:38:00Z">
        <w:r w:rsidR="00576219" w:rsidDel="005A7043">
          <w:lastRenderedPageBreak/>
          <w:delText>target were partially constrained</w:delText>
        </w:r>
        <w:r w:rsidR="001C359B" w:rsidDel="005A7043">
          <w:delText xml:space="preserve"> by the character of the original chronology</w:delText>
        </w:r>
        <w:r w:rsidR="00576219" w:rsidDel="005A7043">
          <w:delText xml:space="preserve"> but also given some random component.</w:delText>
        </w:r>
      </w:del>
    </w:p>
    <w:p w14:paraId="46A14901" w14:textId="7C49821A" w:rsidR="00576219" w:rsidRDefault="001D043B" w:rsidP="00576219">
      <w:pPr>
        <w:rPr>
          <w:sz w:val="24"/>
          <w:szCs w:val="24"/>
        </w:rPr>
      </w:pPr>
      <w:r>
        <w:rPr>
          <w:sz w:val="24"/>
          <w:szCs w:val="24"/>
        </w:rPr>
        <w:t>3</w:t>
      </w:r>
      <w:r w:rsidR="00576219">
        <w:rPr>
          <w:sz w:val="24"/>
          <w:szCs w:val="24"/>
        </w:rPr>
        <w:t>.</w:t>
      </w:r>
      <w:r>
        <w:rPr>
          <w:sz w:val="24"/>
          <w:szCs w:val="24"/>
        </w:rPr>
        <w:t>2</w:t>
      </w:r>
      <w:r w:rsidR="00576219">
        <w:rPr>
          <w:sz w:val="24"/>
          <w:szCs w:val="24"/>
        </w:rPr>
        <w:t xml:space="preserve"> </w:t>
      </w:r>
      <w:r w:rsidR="00576219" w:rsidRPr="003138C5">
        <w:rPr>
          <w:sz w:val="24"/>
          <w:szCs w:val="24"/>
        </w:rPr>
        <w:t>Bootstrapping</w:t>
      </w:r>
    </w:p>
    <w:p w14:paraId="7CDDD852" w14:textId="216F84A0" w:rsidR="007130B8" w:rsidRDefault="001D043B" w:rsidP="00576219">
      <w:pPr>
        <w:rPr>
          <w:b/>
          <w:bCs/>
          <w:sz w:val="24"/>
          <w:szCs w:val="24"/>
        </w:rPr>
      </w:pPr>
      <w:commentRangeStart w:id="110"/>
      <w:commentRangeStart w:id="111"/>
      <w:r>
        <w:t xml:space="preserve">The width of </w:t>
      </w:r>
      <w:commentRangeEnd w:id="110"/>
      <w:r w:rsidR="001A2AC5">
        <w:rPr>
          <w:rStyle w:val="CommentReference"/>
        </w:rPr>
        <w:commentReference w:id="110"/>
      </w:r>
      <w:commentRangeEnd w:id="111"/>
      <w:r w:rsidR="00780FFA">
        <w:rPr>
          <w:rStyle w:val="CommentReference"/>
        </w:rPr>
        <w:commentReference w:id="111"/>
      </w:r>
      <w:r>
        <w:t>traditional bootstrapped intervals was consistently greater than the MEboot intervals at both 50- and 90-percetile.</w:t>
      </w:r>
      <w:ins w:id="112" w:author="David Edge" w:date="2022-09-28T16:20:00Z">
        <w:r w:rsidR="00780FFA">
          <w:t xml:space="preserve"> Both techniques produced </w:t>
        </w:r>
      </w:ins>
      <w:ins w:id="113" w:author="David Edge" w:date="2022-09-28T16:22:00Z">
        <w:r w:rsidR="00780FFA">
          <w:t>variable chronology error through time</w:t>
        </w:r>
      </w:ins>
      <w:ins w:id="114" w:author="David Edge" w:date="2022-09-28T16:23:00Z">
        <w:r w:rsidR="00780FFA">
          <w:t>, unequal positive/negative errors at any given year, and generally larger error ranges at more extreme chronology values.</w:t>
        </w:r>
      </w:ins>
    </w:p>
    <w:p w14:paraId="50055885" w14:textId="74E0DBE9" w:rsidR="001D043B" w:rsidRPr="00854870" w:rsidRDefault="001D043B" w:rsidP="001D043B">
      <w:pPr>
        <w:rPr>
          <w:sz w:val="24"/>
          <w:szCs w:val="24"/>
        </w:rPr>
      </w:pPr>
      <w:r>
        <w:rPr>
          <w:sz w:val="24"/>
          <w:szCs w:val="24"/>
        </w:rPr>
        <w:t xml:space="preserve">3.3 </w:t>
      </w:r>
      <w:r w:rsidRPr="00854870">
        <w:rPr>
          <w:sz w:val="24"/>
          <w:szCs w:val="24"/>
        </w:rPr>
        <w:t xml:space="preserve">Reconstructions and </w:t>
      </w:r>
      <w:r>
        <w:rPr>
          <w:sz w:val="24"/>
          <w:szCs w:val="24"/>
        </w:rPr>
        <w:t>Verification Error</w:t>
      </w:r>
    </w:p>
    <w:p w14:paraId="7064F214" w14:textId="1AA7742B" w:rsidR="007130B8" w:rsidRDefault="00357BB5" w:rsidP="00761B80">
      <w:r>
        <w:rPr>
          <w:noProof/>
          <w:sz w:val="24"/>
          <w:szCs w:val="24"/>
        </w:rPr>
        <mc:AlternateContent>
          <mc:Choice Requires="wpg">
            <w:drawing>
              <wp:anchor distT="0" distB="0" distL="114300" distR="114300" simplePos="0" relativeHeight="251656192" behindDoc="0" locked="0" layoutInCell="1" allowOverlap="1" wp14:anchorId="5ECCF74D" wp14:editId="6E34A7A1">
                <wp:simplePos x="0" y="0"/>
                <wp:positionH relativeFrom="margin">
                  <wp:align>right</wp:align>
                </wp:positionH>
                <wp:positionV relativeFrom="paragraph">
                  <wp:posOffset>570</wp:posOffset>
                </wp:positionV>
                <wp:extent cx="5943600" cy="4381500"/>
                <wp:effectExtent l="0" t="0" r="0" b="0"/>
                <wp:wrapSquare wrapText="bothSides"/>
                <wp:docPr id="8" name="Group 8"/>
                <wp:cNvGraphicFramePr/>
                <a:graphic xmlns:a="http://schemas.openxmlformats.org/drawingml/2006/main">
                  <a:graphicData uri="http://schemas.microsoft.com/office/word/2010/wordprocessingGroup">
                    <wpg:wgp>
                      <wpg:cNvGrpSpPr/>
                      <wpg:grpSpPr>
                        <a:xfrm>
                          <a:off x="0" y="0"/>
                          <a:ext cx="5943600" cy="4381500"/>
                          <a:chOff x="0" y="0"/>
                          <a:chExt cx="5943600" cy="4381623"/>
                        </a:xfrm>
                      </wpg:grpSpPr>
                      <pic:pic xmlns:pic="http://schemas.openxmlformats.org/drawingml/2006/picture">
                        <pic:nvPicPr>
                          <pic:cNvPr id="6" name="Picture 6" descr="A picture containing chart&#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wps:wsp>
                        <wps:cNvPr id="217" name="Text Box 2"/>
                        <wps:cNvSpPr txBox="1">
                          <a:spLocks noChangeArrowheads="1"/>
                        </wps:cNvSpPr>
                        <wps:spPr bwMode="auto">
                          <a:xfrm>
                            <a:off x="0" y="3362324"/>
                            <a:ext cx="5924550" cy="1019299"/>
                          </a:xfrm>
                          <a:prstGeom prst="rect">
                            <a:avLst/>
                          </a:prstGeom>
                          <a:solidFill>
                            <a:srgbClr val="FFFFFF"/>
                          </a:solidFill>
                          <a:ln w="9525">
                            <a:noFill/>
                            <a:miter lim="800000"/>
                            <a:headEnd/>
                            <a:tailEnd/>
                          </a:ln>
                        </wps:spPr>
                        <wps:txbx>
                          <w:txbxContent>
                            <w:p w14:paraId="1E7B77C8" w14:textId="0AC42B25"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Pr="005B2A31">
                                <w:t>Autocorrelation</w:t>
                              </w:r>
                              <w:r>
                                <w:t xml:space="preserve"> of residuals, test failure above 0.25.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ins w:id="115" w:author="David Edge" w:date="2022-09-28T16:26:00Z">
                                <w:r w:rsidR="00357BB5">
                                  <w:t xml:space="preserve"> Red points indicate chronologies failing a given regression </w:t>
                                </w:r>
                              </w:ins>
                              <w:ins w:id="116" w:author="David Edge" w:date="2022-09-28T16:27:00Z">
                                <w:r w:rsidR="00357BB5">
                                  <w:t>assumption</w:t>
                                </w:r>
                              </w:ins>
                              <w:ins w:id="117" w:author="David Edge" w:date="2022-09-28T16:26:00Z">
                                <w:r w:rsidR="00357BB5">
                                  <w:t xml:space="preserve"> by the standards liste</w:t>
                                </w:r>
                              </w:ins>
                              <w:ins w:id="118" w:author="David Edge" w:date="2022-09-28T16:27:00Z">
                                <w:r w:rsidR="00357BB5">
                                  <w:t>d above and demarked by red, dashed lines.</w:t>
                                </w:r>
                              </w:ins>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ECCF74D" id="Group 8" o:spid="_x0000_s1044" style="position:absolute;margin-left:416.8pt;margin-top:.05pt;width:468pt;height:345pt;z-index:251656192;mso-position-horizontal:right;mso-position-horizontal-relative:margin;mso-height-relative:margin" coordsize="59436,43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">
                <v:shape id="Picture 6" o:spid="_x0000_s1045" type="#_x0000_t75" alt="A picture containing chart&#10;&#10;Description automatically generated" style="position:absolute;width:59436;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">
                  <v:imagedata r:id="rId15" o:title="A picture containing chart&#10;&#10;Description automatically generated"/>
                </v:shape>
                <v:shape id="Text Box 2" o:spid="_x0000_s1046" type="#_x0000_t202" style="position:absolute;top:33623;width:59245;height:10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E7B77C8" w14:textId="0AC42B25" w:rsidR="005B2A31" w:rsidRPr="005B2A31" w:rsidRDefault="005B2A31" w:rsidP="008213EF">
                        <w:pPr>
                          <w:jc w:val="both"/>
                        </w:pPr>
                        <w:r>
                          <w:t xml:space="preserve">Figure </w:t>
                        </w:r>
                        <w:r w:rsidR="0017193B">
                          <w:t>3</w:t>
                        </w:r>
                        <w:r>
                          <w:t xml:space="preserve"> Regression Assumptions Testing. </w:t>
                        </w:r>
                        <w:r w:rsidRPr="005B2A31">
                          <w:rPr>
                            <w:b/>
                            <w:bCs/>
                          </w:rPr>
                          <w:t>AR1</w:t>
                        </w:r>
                        <w:r>
                          <w:rPr>
                            <w:b/>
                            <w:bCs/>
                          </w:rPr>
                          <w:t xml:space="preserve">: </w:t>
                        </w:r>
                        <w:r>
                          <w:t>f</w:t>
                        </w:r>
                        <w:r w:rsidRPr="005B2A31">
                          <w:t>irst-order</w:t>
                        </w:r>
                        <w:r>
                          <w:rPr>
                            <w:b/>
                            <w:bCs/>
                          </w:rPr>
                          <w:t xml:space="preserve"> </w:t>
                        </w:r>
                        <w:r w:rsidRPr="005B2A31">
                          <w:t>Autocorrelation</w:t>
                        </w:r>
                        <w:r>
                          <w:t xml:space="preserve"> of residuals, test failure above 0.25. </w:t>
                        </w:r>
                        <w:r>
                          <w:rPr>
                            <w:b/>
                            <w:bCs/>
                          </w:rPr>
                          <w:t>Normality:</w:t>
                        </w:r>
                        <w:r>
                          <w:t xml:space="preserve"> normal distribution of residuals at tested by the </w:t>
                        </w:r>
                        <w:r w:rsidRPr="005B2A31">
                          <w:t xml:space="preserve">Shapiro-Wilk </w:t>
                        </w:r>
                        <w:r w:rsidR="00B942B2">
                          <w:t>n</w:t>
                        </w:r>
                        <w:r w:rsidRPr="005B2A31">
                          <w:t xml:space="preserve">ormality </w:t>
                        </w:r>
                        <w:r w:rsidR="00B942B2">
                          <w:t>t</w:t>
                        </w:r>
                        <w:r w:rsidRPr="005B2A31">
                          <w:t>est</w:t>
                        </w:r>
                        <w:r w:rsidR="00B942B2">
                          <w:t xml:space="preserve">, failure below p=.05. </w:t>
                        </w:r>
                        <w:r w:rsidR="00B942B2" w:rsidRPr="00B942B2">
                          <w:rPr>
                            <w:b/>
                            <w:bCs/>
                          </w:rPr>
                          <w:t>Homoscedasticity</w:t>
                        </w:r>
                        <w:r w:rsidR="00B942B2">
                          <w:t xml:space="preserve">: trend in variance of residuals as tested by the </w:t>
                        </w:r>
                        <w:proofErr w:type="spellStart"/>
                        <w:r w:rsidR="00B942B2" w:rsidRPr="00B942B2">
                          <w:t>Goldfeld-Quandt</w:t>
                        </w:r>
                        <w:proofErr w:type="spellEnd"/>
                        <w:r w:rsidR="00B942B2" w:rsidRPr="00B942B2">
                          <w:t xml:space="preserve"> </w:t>
                        </w:r>
                        <w:r w:rsidR="00B942B2">
                          <w:t>t</w:t>
                        </w:r>
                        <w:r w:rsidR="00B942B2" w:rsidRPr="00B942B2">
                          <w:t>est</w:t>
                        </w:r>
                        <w:r w:rsidR="00B942B2">
                          <w:t>, failure below p=.05.</w:t>
                        </w:r>
                        <w:ins w:id="119" w:author="David Edge" w:date="2022-09-28T16:26:00Z">
                          <w:r w:rsidR="00357BB5">
                            <w:t xml:space="preserve"> Red points indicate chronologies failing a given regression </w:t>
                          </w:r>
                        </w:ins>
                        <w:ins w:id="120" w:author="David Edge" w:date="2022-09-28T16:27:00Z">
                          <w:r w:rsidR="00357BB5">
                            <w:t>assumption</w:t>
                          </w:r>
                        </w:ins>
                        <w:ins w:id="121" w:author="David Edge" w:date="2022-09-28T16:26:00Z">
                          <w:r w:rsidR="00357BB5">
                            <w:t xml:space="preserve"> by the standards liste</w:t>
                          </w:r>
                        </w:ins>
                        <w:ins w:id="122" w:author="David Edge" w:date="2022-09-28T16:27:00Z">
                          <w:r w:rsidR="00357BB5">
                            <w:t>d above and demarked by red, dashed lines.</w:t>
                          </w:r>
                        </w:ins>
                      </w:p>
                    </w:txbxContent>
                  </v:textbox>
                </v:shape>
                <w10:wrap type="square" anchorx="margin"/>
              </v:group>
            </w:pict>
          </mc:Fallback>
        </mc:AlternateContent>
      </w:r>
      <w:r w:rsidR="006252A5">
        <w:t xml:space="preserve">Many of the chronologies failed one or more of the regression assumptions tested (Fig </w:t>
      </w:r>
      <w:r w:rsidR="0017193B">
        <w:t>3</w:t>
      </w:r>
      <w:r w:rsidR="006252A5">
        <w:t xml:space="preserve">). </w:t>
      </w:r>
      <w:r w:rsidR="006252A5" w:rsidRPr="006252A5">
        <w:t>The</w:t>
      </w:r>
      <w:r w:rsidR="006252A5">
        <w:t xml:space="preserve"> regression residuals from the Arrowsmith Mountain chronology and the</w:t>
      </w:r>
      <w:r w:rsidR="006252A5" w:rsidRPr="006252A5">
        <w:t xml:space="preserve"> majority of</w:t>
      </w:r>
      <w:r w:rsidR="006252A5">
        <w:t xml:space="preserve"> the associated synthetic</w:t>
      </w:r>
      <w:r w:rsidR="006252A5" w:rsidRPr="006252A5">
        <w:t xml:space="preserve"> chronologies</w:t>
      </w:r>
      <w:r w:rsidR="006252A5">
        <w:t xml:space="preserve"> failed th</w:t>
      </w:r>
      <w:r w:rsidR="006252A5" w:rsidRPr="006252A5">
        <w:t>e assumption of no autocorrelation</w:t>
      </w:r>
      <w:r w:rsidR="006252A5">
        <w:t xml:space="preserve">. Several of the Arrowsmith Mountain Chronologies also failed the test of normality in regression residuals. </w:t>
      </w:r>
      <w:r w:rsidR="00D64217">
        <w:t>Several Rock Springs Ranch synthetic chronologies failed tests of normality and homoscedasticity, though all passed the autocorrelation test. Nearly all chronologies from Tree Nob passed all regression assumptions, with only three failing the residual a</w:t>
      </w:r>
      <w:commentRangeStart w:id="123"/>
      <w:commentRangeStart w:id="124"/>
      <w:r w:rsidR="00D64217">
        <w:t xml:space="preserve">utocorrelation </w:t>
      </w:r>
      <w:commentRangeEnd w:id="123"/>
      <w:r w:rsidR="001A2AC5">
        <w:rPr>
          <w:rStyle w:val="CommentReference"/>
        </w:rPr>
        <w:commentReference w:id="123"/>
      </w:r>
      <w:commentRangeEnd w:id="124"/>
      <w:r>
        <w:rPr>
          <w:rStyle w:val="CommentReference"/>
        </w:rPr>
        <w:commentReference w:id="124"/>
      </w:r>
      <w:r w:rsidR="00D64217">
        <w:t>test.</w:t>
      </w:r>
    </w:p>
    <w:p w14:paraId="3A41AA1F" w14:textId="4945ED25" w:rsidR="0017193B" w:rsidRDefault="0017193B" w:rsidP="0017193B">
      <w:pPr>
        <w:rPr>
          <w:sz w:val="24"/>
          <w:szCs w:val="24"/>
        </w:rPr>
      </w:pPr>
      <w:r>
        <w:rPr>
          <w:sz w:val="24"/>
          <w:szCs w:val="24"/>
        </w:rPr>
        <w:t xml:space="preserve">3.4 </w:t>
      </w:r>
      <w:r w:rsidRPr="00854870">
        <w:rPr>
          <w:sz w:val="24"/>
          <w:szCs w:val="24"/>
        </w:rPr>
        <w:t>Prediction Interval Testing</w:t>
      </w:r>
    </w:p>
    <w:p w14:paraId="1F6D43B1" w14:textId="0183C00E" w:rsidR="007130B8" w:rsidRDefault="00DC596F" w:rsidP="0017193B">
      <w:r>
        <w:lastRenderedPageBreak/>
        <w:t>The various</w:t>
      </w:r>
      <w:r w:rsidR="00645B93">
        <w:t xml:space="preserve"> prediction interval methods </w:t>
      </w:r>
      <w:r>
        <w:t xml:space="preserve">showed variable success in capturing the intended percentage of target data (Fig 4). </w:t>
      </w:r>
      <w:r w:rsidRPr="001A2AC5">
        <w:rPr>
          <w:highlight w:val="yellow"/>
          <w:rPrChange w:id="125" w:author="Black, Bryan - (bryanblack)" w:date="2022-09-25T12:49:00Z">
            <w:rPr/>
          </w:rPrChange>
        </w:rPr>
        <w:t xml:space="preserve">The combination of MEboot, empirical reconstruction errors, and 90-percentile prediction intervals produced </w:t>
      </w:r>
      <w:r w:rsidR="00BB5B61" w:rsidRPr="001A2AC5">
        <w:rPr>
          <w:highlight w:val="yellow"/>
          <w:rPrChange w:id="126" w:author="Black, Bryan - (bryanblack)" w:date="2022-09-25T12:49:00Z">
            <w:rPr/>
          </w:rPrChange>
        </w:rPr>
        <w:t>both the average measured capture nearest that intended as well as the tightest grouping of outcomes.</w:t>
      </w:r>
      <w:r w:rsidR="00F83B3F">
        <w:t xml:space="preserve"> Of the 603 reconstructions, all prediction intervals produced by this method captured between 86 and 94% of target values, with the 5</w:t>
      </w:r>
      <w:r w:rsidR="00F83B3F" w:rsidRPr="009D35E0">
        <w:rPr>
          <w:vertAlign w:val="superscript"/>
        </w:rPr>
        <w:t>th</w:t>
      </w:r>
      <w:r w:rsidR="00F83B3F">
        <w:t xml:space="preserve"> percentile capture rate of 88.1% and the 95</w:t>
      </w:r>
      <w:r w:rsidR="00F83B3F" w:rsidRPr="009D35E0">
        <w:rPr>
          <w:vertAlign w:val="superscript"/>
        </w:rPr>
        <w:t>th</w:t>
      </w:r>
      <w:r w:rsidR="00F83B3F">
        <w:t xml:space="preserve"> percentile rate of 92.0%. </w:t>
      </w:r>
      <w:r w:rsidR="00BB5B61">
        <w:t>90-percentile prediction intervals generally captured 90% of the target data with greater consistency that the 50-percentile intervals. Prediction intervals produced with MEboot generally capture closer to the intended interval that those produced without bootstrapping or with Traditional bootstrapping. Empirical reconstruction error</w:t>
      </w:r>
      <w:r w:rsidR="00B9018F">
        <w:t xml:space="preserve"> improved the fidelity of prediction intervals over the theoretical errors.</w:t>
      </w:r>
    </w:p>
    <w:p w14:paraId="48BBF59E" w14:textId="603C9A4E" w:rsidR="007C43BA" w:rsidRDefault="00F83B3F" w:rsidP="0017193B">
      <w:pPr>
        <w:rPr>
          <w:b/>
          <w:bCs/>
          <w:sz w:val="24"/>
          <w:szCs w:val="24"/>
        </w:rPr>
      </w:pPr>
      <w:r w:rsidRPr="006252A5">
        <w:rPr>
          <w:noProof/>
        </w:rPr>
        <w:lastRenderedPageBreak/>
        <mc:AlternateContent>
          <mc:Choice Requires="wpg">
            <w:drawing>
              <wp:anchor distT="0" distB="0" distL="114300" distR="114300" simplePos="0" relativeHeight="251662336" behindDoc="0" locked="0" layoutInCell="1" allowOverlap="1" wp14:anchorId="63AD72B2" wp14:editId="134280C2">
                <wp:simplePos x="0" y="0"/>
                <wp:positionH relativeFrom="margin">
                  <wp:align>right</wp:align>
                </wp:positionH>
                <wp:positionV relativeFrom="paragraph">
                  <wp:posOffset>0</wp:posOffset>
                </wp:positionV>
                <wp:extent cx="5943600" cy="6823075"/>
                <wp:effectExtent l="0" t="0" r="0" b="0"/>
                <wp:wrapSquare wrapText="bothSides"/>
                <wp:docPr id="22" name="Group 22"/>
                <wp:cNvGraphicFramePr/>
                <a:graphic xmlns:a="http://schemas.openxmlformats.org/drawingml/2006/main">
                  <a:graphicData uri="http://schemas.microsoft.com/office/word/2010/wordprocessingGroup">
                    <wpg:wgp>
                      <wpg:cNvGrpSpPr/>
                      <wpg:grpSpPr>
                        <a:xfrm>
                          <a:off x="0" y="0"/>
                          <a:ext cx="5943600" cy="6823075"/>
                          <a:chOff x="0" y="0"/>
                          <a:chExt cx="5943600" cy="6823494"/>
                        </a:xfrm>
                      </wpg:grpSpPr>
                      <pic:pic xmlns:pic="http://schemas.openxmlformats.org/drawingml/2006/picture">
                        <pic:nvPicPr>
                          <pic:cNvPr id="17" name="Picture 17" descr="Diagram, timeli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21" name="Text Box 2"/>
                        <wps:cNvSpPr txBox="1">
                          <a:spLocks noChangeArrowheads="1"/>
                        </wps:cNvSpPr>
                        <wps:spPr bwMode="auto">
                          <a:xfrm>
                            <a:off x="0" y="5952011"/>
                            <a:ext cx="5917565" cy="871483"/>
                          </a:xfrm>
                          <a:prstGeom prst="rect">
                            <a:avLst/>
                          </a:prstGeom>
                          <a:solidFill>
                            <a:srgbClr val="FFFFFF"/>
                          </a:solidFill>
                          <a:ln w="9525">
                            <a:noFill/>
                            <a:miter lim="800000"/>
                            <a:headEnd/>
                            <a:tailEnd/>
                          </a:ln>
                        </wps:spPr>
                        <wps:txbx>
                          <w:txbxContent>
                            <w:p w14:paraId="15AD1C17" w14:textId="41EAEF10" w:rsidR="005E0488" w:rsidRDefault="005E0488" w:rsidP="008213EF">
                              <w:pPr>
                                <w:jc w:val="both"/>
                              </w:pPr>
                              <w:r>
                                <w:t xml:space="preserve">Figure 4 Prediction Interval </w:t>
                              </w:r>
                              <w:r w:rsidR="006A216F">
                                <w:t xml:space="preserve">Performance. </w:t>
                              </w:r>
                              <w:r w:rsidR="006A216F" w:rsidRPr="006A216F">
                                <w:rPr>
                                  <w:b/>
                                  <w:bCs/>
                                </w:rPr>
                                <w:t>Ninety</w:t>
                              </w:r>
                              <w:r w:rsidR="006A216F">
                                <w:rPr>
                                  <w:b/>
                                  <w:bCs/>
                                </w:rPr>
                                <w:t>/Fifty</w:t>
                              </w:r>
                              <w:r w:rsidR="006A216F">
                                <w:t xml:space="preserve">: chronology bootstrapping interval and reconstruction-error interval. </w:t>
                              </w:r>
                              <w:r w:rsidR="006A216F" w:rsidRPr="006A216F">
                                <w:rPr>
                                  <w:b/>
                                  <w:bCs/>
                                </w:rPr>
                                <w:t>Theoretical/Empirical</w:t>
                              </w:r>
                              <w:r w:rsidR="006A216F">
                                <w:t>: method of reconstruction-error calculation.</w:t>
                              </w:r>
                              <w:r w:rsidR="006A216F" w:rsidRPr="006A216F">
                                <w:rPr>
                                  <w:b/>
                                  <w:bCs/>
                                </w:rPr>
                                <w:t xml:space="preserve"> None/MEboot/Traditional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3AD72B2" id="Group 22" o:spid="_x0000_s1047" style="position:absolute;margin-left:416.8pt;margin-top:0;width:468pt;height:537.25pt;z-index:251662336;mso-position-horizontal:right;mso-position-horizontal-relative:margin;mso-width-relative:margin;mso-height-relative:margin" coordsize="59436,68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">
                <v:shape id="Picture 17" o:spid="_x0000_s1048" type="#_x0000_t75" alt="Diagram, timeline&#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">
                  <v:imagedata r:id="rId17" o:title="Diagram, timeline&#10;&#10;Description automatically generated"/>
                </v:shape>
                <v:shape id="Text Box 2" o:spid="_x0000_s1049" type="#_x0000_t202" style="position:absolute;top:59520;width:59175;height:8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" stroked="f">
                  <v:textbox>
                    <w:txbxContent>
                      <w:p w14:paraId="15AD1C17" w14:textId="41EAEF10" w:rsidR="005E0488" w:rsidRDefault="005E0488" w:rsidP="008213EF">
                        <w:pPr>
                          <w:jc w:val="both"/>
                        </w:pPr>
                        <w:r>
                          <w:t xml:space="preserve">Figure 4 Prediction Interval </w:t>
                        </w:r>
                        <w:r w:rsidR="006A216F">
                          <w:t xml:space="preserve">Performance. </w:t>
                        </w:r>
                        <w:r w:rsidR="006A216F" w:rsidRPr="006A216F">
                          <w:rPr>
                            <w:b/>
                            <w:bCs/>
                          </w:rPr>
                          <w:t>Ninety</w:t>
                        </w:r>
                        <w:r w:rsidR="006A216F">
                          <w:rPr>
                            <w:b/>
                            <w:bCs/>
                          </w:rPr>
                          <w:t>/Fifty</w:t>
                        </w:r>
                        <w:r w:rsidR="006A216F">
                          <w:t xml:space="preserve">: chronology bootstrapping interval and reconstruction-error interval. </w:t>
                        </w:r>
                        <w:r w:rsidR="006A216F" w:rsidRPr="006A216F">
                          <w:rPr>
                            <w:b/>
                            <w:bCs/>
                          </w:rPr>
                          <w:t>Theoretical/Empirical</w:t>
                        </w:r>
                        <w:r w:rsidR="006A216F">
                          <w:t>: method of reconstruction-error calculation.</w:t>
                        </w:r>
                        <w:r w:rsidR="006A216F" w:rsidRPr="006A216F">
                          <w:rPr>
                            <w:b/>
                            <w:bCs/>
                          </w:rPr>
                          <w:t xml:space="preserve"> None/MEboot/Traditional</w:t>
                        </w:r>
                        <w:r w:rsidR="006A216F">
                          <w:t>: Method of chronology bootstrapping. Dashed lines indicate</w:t>
                        </w:r>
                        <w:r w:rsidR="008213EF">
                          <w:t xml:space="preserve"> the</w:t>
                        </w:r>
                        <w:r w:rsidR="006A216F">
                          <w:t xml:space="preserve"> </w:t>
                        </w:r>
                        <w:r w:rsidR="008213EF">
                          <w:t>intended percent of target values to fall within prediction intervals (intended “percent capture”).</w:t>
                        </w:r>
                      </w:p>
                    </w:txbxContent>
                  </v:textbox>
                </v:shape>
                <w10:wrap type="square" anchorx="margin"/>
              </v:group>
            </w:pict>
          </mc:Fallback>
        </mc:AlternateContent>
      </w:r>
      <w:r w:rsidR="007C43BA">
        <w:t>Traditional bootstrapping produced prediction intervals wider than necessary for the intended reconstruction intervals, on average</w:t>
      </w:r>
      <w:r w:rsidR="00AB3866">
        <w:t xml:space="preserve"> (Fig 4)</w:t>
      </w:r>
      <w:r w:rsidR="007C43BA">
        <w:t>.</w:t>
      </w:r>
      <w:r w:rsidR="00AB3866">
        <w:t xml:space="preserve"> The prediction interval capture for traditionally bootstrapped chronologies is negatively correlated to the rbar of those chronologies for all methods and chronologies tested (Fig 5).</w:t>
      </w:r>
      <w:r w:rsidR="007C43BA">
        <w:t xml:space="preserve"> </w:t>
      </w:r>
      <w:r w:rsidR="00AB3866">
        <w:t>AR1 and sample depth are also negatively correlated to prediction interval capture for some methods and chronology properties. Prediction</w:t>
      </w:r>
      <w:r w:rsidR="00CB0BC2">
        <w:t xml:space="preserve"> interval capture based on methods</w:t>
      </w:r>
      <w:r w:rsidR="00AB3866">
        <w:t xml:space="preserve"> without bootstrapping or by MEboot show little or no </w:t>
      </w:r>
      <w:r w:rsidR="00CB0BC2">
        <w:t>consistent relationship to any chronology property.</w:t>
      </w:r>
    </w:p>
    <w:p w14:paraId="6EEAD089" w14:textId="0FF89BDF" w:rsidR="00B9018F" w:rsidRDefault="00726297" w:rsidP="00761B80">
      <w:pPr>
        <w:rPr>
          <w:b/>
          <w:bCs/>
          <w:sz w:val="24"/>
          <w:szCs w:val="24"/>
        </w:rPr>
      </w:pPr>
      <w:r>
        <w:rPr>
          <w:noProof/>
        </w:rPr>
        <w:lastRenderedPageBreak/>
        <mc:AlternateContent>
          <mc:Choice Requires="wpg">
            <w:drawing>
              <wp:anchor distT="0" distB="0" distL="114300" distR="114300" simplePos="0" relativeHeight="251668480" behindDoc="0" locked="0" layoutInCell="1" allowOverlap="1" wp14:anchorId="1152447C" wp14:editId="09061930">
                <wp:simplePos x="0" y="0"/>
                <wp:positionH relativeFrom="margin">
                  <wp:posOffset>0</wp:posOffset>
                </wp:positionH>
                <wp:positionV relativeFrom="paragraph">
                  <wp:posOffset>0</wp:posOffset>
                </wp:positionV>
                <wp:extent cx="5951220" cy="3782060"/>
                <wp:effectExtent l="0" t="0" r="0" b="8890"/>
                <wp:wrapSquare wrapText="bothSides"/>
                <wp:docPr id="11" name="Group 11"/>
                <wp:cNvGraphicFramePr/>
                <a:graphic xmlns:a="http://schemas.openxmlformats.org/drawingml/2006/main">
                  <a:graphicData uri="http://schemas.microsoft.com/office/word/2010/wordprocessingGroup">
                    <wpg:wgp>
                      <wpg:cNvGrpSpPr/>
                      <wpg:grpSpPr>
                        <a:xfrm>
                          <a:off x="0" y="0"/>
                          <a:ext cx="5951220" cy="3782060"/>
                          <a:chOff x="0" y="0"/>
                          <a:chExt cx="5951551" cy="3782403"/>
                        </a:xfrm>
                      </wpg:grpSpPr>
                      <wps:wsp>
                        <wps:cNvPr id="7" name="Text Box 2"/>
                        <wps:cNvSpPr txBox="1">
                          <a:spLocks noChangeArrowheads="1"/>
                        </wps:cNvSpPr>
                        <wps:spPr bwMode="auto">
                          <a:xfrm>
                            <a:off x="7951" y="2910548"/>
                            <a:ext cx="5943600" cy="871855"/>
                          </a:xfrm>
                          <a:prstGeom prst="rect">
                            <a:avLst/>
                          </a:prstGeom>
                          <a:solidFill>
                            <a:srgbClr val="FFFFFF"/>
                          </a:solidFill>
                          <a:ln w="9525">
                            <a:noFill/>
                            <a:miter lim="800000"/>
                            <a:headEnd/>
                            <a:tailEnd/>
                          </a:ln>
                        </wps:spPr>
                        <wps:txbx>
                          <w:txbxContent>
                            <w:p w14:paraId="3C607DF5" w14:textId="16E32D06"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 important relationships.</w:t>
                              </w:r>
                            </w:p>
                          </w:txbxContent>
                        </wps:txbx>
                        <wps:bodyPr rot="0" vert="horz" wrap="square" lIns="91440" tIns="45720" rIns="91440" bIns="45720" anchor="t" anchorCtr="0">
                          <a:noAutofit/>
                        </wps:bodyPr>
                      </wps:wsp>
                      <pic:pic xmlns:pic="http://schemas.openxmlformats.org/drawingml/2006/picture">
                        <pic:nvPicPr>
                          <pic:cNvPr id="10" name="Picture 10" descr="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52447C" id="Group 11" o:spid="_x0000_s1050" style="position:absolute;margin-left:0;margin-top:0;width:468.6pt;height:297.8pt;z-index:251668480;mso-position-horizontal-relative:margin;mso-width-relative:margin;mso-height-relative:margin" coordsize="59515,37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">
                <v:shape id="Text Box 2" o:spid="_x0000_s1051" type="#_x0000_t202" style="position:absolute;left:79;top:29105;width:59436;height:8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3C607DF5" w14:textId="16E32D06" w:rsidR="00F54133" w:rsidRDefault="00F54133" w:rsidP="0051533A">
                        <w:pPr>
                          <w:jc w:val="both"/>
                        </w:pPr>
                        <w:r>
                          <w:t>Figure 5 Correlations between Chronology Properties and Prediction Interval Capture. Individual points represent a correlation between the rate of capture for a prediction interval method</w:t>
                        </w:r>
                        <w:r w:rsidR="005E210C">
                          <w:t xml:space="preserve"> at a particular site and the chronology properties of the chronologies utilized</w:t>
                        </w:r>
                        <w:r>
                          <w:t xml:space="preserve"> </w:t>
                        </w:r>
                        <w:r w:rsidR="005E210C">
                          <w:t>(</w:t>
                        </w:r>
                        <w:r>
                          <w:t>n=201</w:t>
                        </w:r>
                        <w:r w:rsidR="005E210C">
                          <w:t xml:space="preserve"> each)</w:t>
                        </w:r>
                        <w:r>
                          <w:t>.</w:t>
                        </w:r>
                        <w:r w:rsidR="005E210C">
                          <w:t xml:space="preserve"> The red dashed lines at r=</w:t>
                        </w:r>
                        <w:r w:rsidR="005E210C">
                          <w:rPr>
                            <w:rFonts w:cstheme="minorHAnsi"/>
                          </w:rPr>
                          <w:t>±</w:t>
                        </w:r>
                        <w:r w:rsidR="005E210C">
                          <w:t>0.25 represent a threshold for potentially important relationships.</w:t>
                        </w:r>
                      </w:p>
                    </w:txbxContent>
                  </v:textbox>
                </v:shape>
                <v:shape id="Picture 10" o:spid="_x0000_s1052" type="#_x0000_t75" alt="Chart&#10;&#10;Description automatically generated" style="position:absolute;width:59436;height:29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">
                  <v:imagedata r:id="rId19" o:title="Chart&#10;&#10;Description automatically generated"/>
                </v:shape>
                <w10:wrap type="square" anchorx="margin"/>
              </v:group>
            </w:pict>
          </mc:Fallback>
        </mc:AlternateContent>
      </w:r>
      <w:commentRangeStart w:id="127"/>
      <w:commentRangeStart w:id="128"/>
      <w:r w:rsidR="00B9018F">
        <w:rPr>
          <w:b/>
          <w:bCs/>
          <w:sz w:val="24"/>
          <w:szCs w:val="24"/>
        </w:rPr>
        <w:t xml:space="preserve">4. </w:t>
      </w:r>
      <w:r w:rsidR="001B307A">
        <w:rPr>
          <w:b/>
          <w:bCs/>
          <w:sz w:val="24"/>
          <w:szCs w:val="24"/>
        </w:rPr>
        <w:t>Discussion</w:t>
      </w:r>
      <w:commentRangeEnd w:id="127"/>
      <w:r w:rsidR="00EA7E4C">
        <w:rPr>
          <w:rStyle w:val="CommentReference"/>
        </w:rPr>
        <w:commentReference w:id="127"/>
      </w:r>
      <w:commentRangeEnd w:id="128"/>
      <w:r>
        <w:rPr>
          <w:rStyle w:val="CommentReference"/>
        </w:rPr>
        <w:commentReference w:id="128"/>
      </w:r>
    </w:p>
    <w:p w14:paraId="63F3761B" w14:textId="4C8F2777" w:rsidR="00B9018F" w:rsidRDefault="00006712" w:rsidP="00761B80">
      <w:r>
        <w:t>For producing 90-percent reconstruction intervals</w:t>
      </w:r>
      <w:commentRangeStart w:id="129"/>
      <w:commentRangeStart w:id="130"/>
      <w:r>
        <w:t xml:space="preserve">, MEboot </w:t>
      </w:r>
      <w:commentRangeEnd w:id="129"/>
      <w:r w:rsidR="000653AC">
        <w:rPr>
          <w:rStyle w:val="CommentReference"/>
        </w:rPr>
        <w:commentReference w:id="129"/>
      </w:r>
      <w:commentRangeEnd w:id="130"/>
      <w:r w:rsidR="001C5CCC">
        <w:rPr>
          <w:rStyle w:val="CommentReference"/>
        </w:rPr>
        <w:commentReference w:id="130"/>
      </w:r>
      <w:r>
        <w:t>with empirical reconstruction errors</w:t>
      </w:r>
      <w:r w:rsidR="00B07C59">
        <w:t xml:space="preserve"> </w:t>
      </w:r>
      <w:r w:rsidR="009D35E0">
        <w:t>is highly reliable in all conditions tested</w:t>
      </w:r>
      <w:del w:id="131" w:author="David Edge" w:date="2022-09-28T09:35:00Z">
        <w:r w:rsidR="00F83B3F" w:rsidDel="004B6665">
          <w:delText xml:space="preserve"> (Fig 4)</w:delText>
        </w:r>
      </w:del>
      <w:r w:rsidR="009D35E0">
        <w:t xml:space="preserve">. </w:t>
      </w:r>
      <w:r w:rsidR="00016C5B">
        <w:t>These successful reconstruction intervals include</w:t>
      </w:r>
      <w:r w:rsidR="00CE2011">
        <w:t xml:space="preserve"> results from</w:t>
      </w:r>
      <w:r w:rsidR="00016C5B">
        <w:t xml:space="preserve"> 281 chronologies that fail one or more regression assumptions</w:t>
      </w:r>
      <w:del w:id="132" w:author="David Edge" w:date="2022-09-28T09:35:00Z">
        <w:r w:rsidR="00016C5B" w:rsidDel="004B6665">
          <w:delText xml:space="preserve"> (Fig 3)</w:delText>
        </w:r>
      </w:del>
      <w:r w:rsidR="00016C5B">
        <w:t xml:space="preserve"> and </w:t>
      </w:r>
      <w:r w:rsidR="00CE2011">
        <w:t>have a</w:t>
      </w:r>
      <w:r w:rsidR="00016C5B">
        <w:t xml:space="preserve"> </w:t>
      </w:r>
      <w:r w:rsidR="00CE2011">
        <w:t xml:space="preserve">wide </w:t>
      </w:r>
      <w:r w:rsidR="00016C5B">
        <w:t>range of chronology properties</w:t>
      </w:r>
      <w:del w:id="133" w:author="David Edge" w:date="2022-09-28T09:35:00Z">
        <w:r w:rsidR="00016C5B" w:rsidDel="004B6665">
          <w:delText xml:space="preserve"> (Fig 2)</w:delText>
        </w:r>
      </w:del>
      <w:r w:rsidR="00016C5B">
        <w:t>.</w:t>
      </w:r>
      <w:del w:id="134" w:author="David Edge" w:date="2022-09-28T09:36:00Z">
        <w:r w:rsidR="009D20E1" w:rsidDel="004B6665">
          <w:delText xml:space="preserve"> This method is both the most accurate, with an average capture rate of 90.06%, and the most robust, with 90% of all reconstruction intervals capturing 90</w:delText>
        </w:r>
        <w:r w:rsidR="001A2B80" w:rsidDel="004B6665">
          <w:delText xml:space="preserve"> </w:delText>
        </w:r>
        <w:r w:rsidR="00F83B3F" w:rsidDel="004B6665">
          <w:rPr>
            <w:rFonts w:cstheme="minorHAnsi"/>
          </w:rPr>
          <w:delText>±</w:delText>
        </w:r>
        <w:r w:rsidR="001A2B80" w:rsidDel="004B6665">
          <w:rPr>
            <w:rFonts w:cstheme="minorHAnsi"/>
          </w:rPr>
          <w:delText xml:space="preserve"> </w:delText>
        </w:r>
        <w:r w:rsidR="00F83B3F" w:rsidDel="004B6665">
          <w:delText>2</w:delText>
        </w:r>
        <w:r w:rsidR="009D20E1" w:rsidDel="004B6665">
          <w:delText>%</w:delText>
        </w:r>
        <w:r w:rsidR="001A2B80" w:rsidDel="004B6665">
          <w:delText xml:space="preserve"> of target values</w:delText>
        </w:r>
        <w:r w:rsidR="009D20E1" w:rsidDel="004B6665">
          <w:delText>.</w:delText>
        </w:r>
      </w:del>
    </w:p>
    <w:p w14:paraId="579C944A" w14:textId="45F9A2DE" w:rsidR="009D20E1" w:rsidRDefault="001A4B87" w:rsidP="009A7EA0">
      <w:r>
        <w:t>Chronology properties do not have a significant impact on the reliability of reconstruction</w:t>
      </w:r>
      <w:r w:rsidR="001A40B8">
        <w:t xml:space="preserve"> prediction</w:t>
      </w:r>
      <w:r>
        <w:t xml:space="preserve"> intervals</w:t>
      </w:r>
      <w:r w:rsidR="001A40B8">
        <w:t xml:space="preserve"> tested when</w:t>
      </w:r>
      <w:r w:rsidR="00CB0BC2">
        <w:t xml:space="preserve"> constructed by MEboot</w:t>
      </w:r>
      <w:del w:id="135" w:author="David Edge" w:date="2022-09-28T09:36:00Z">
        <w:r w:rsidR="00CB0BC2" w:rsidDel="004B6665">
          <w:delText xml:space="preserve"> (Fig 5)</w:delText>
        </w:r>
      </w:del>
      <w:r w:rsidR="00CB0BC2">
        <w:t xml:space="preserve">. </w:t>
      </w:r>
      <w:r w:rsidR="00F85C02">
        <w:t>Although each of the chronology properties</w:t>
      </w:r>
      <w:r w:rsidR="008A5FF3">
        <w:t xml:space="preserve"> varied by the chronology simulation algorithm changes the resulting prediction interval width, the method of bootstrapping has the most significant impact on the reliability of the prediction intervals. Traditional bootstrapping shows much greater range in prediction interval capture</w:t>
      </w:r>
      <w:del w:id="136" w:author="David Edge" w:date="2022-09-28T09:37:00Z">
        <w:r w:rsidR="008A5FF3" w:rsidDel="004B6665">
          <w:delText xml:space="preserve"> (Fig 4)</w:delText>
        </w:r>
      </w:del>
      <w:r w:rsidR="008A5FF3">
        <w:t>, and this is due to</w:t>
      </w:r>
      <w:r w:rsidR="00DF42C5">
        <w:t xml:space="preserve"> the</w:t>
      </w:r>
      <w:r w:rsidR="008A5FF3">
        <w:t xml:space="preserve"> over-sensitivity of this bootstrapping technique, particularly to low rbar values</w:t>
      </w:r>
      <w:del w:id="137" w:author="David Edge" w:date="2022-09-28T09:37:00Z">
        <w:r w:rsidR="00DF42C5" w:rsidDel="004B6665">
          <w:delText xml:space="preserve"> (Fig 5)</w:delText>
        </w:r>
      </w:del>
      <w:r w:rsidR="008A5FF3">
        <w:t>.</w:t>
      </w:r>
      <w:r w:rsidR="009A7EA0">
        <w:t xml:space="preserve"> The MEboot method assures greater fidelity to the properties of the original series as explained by Cook et al. (2013) “…</w:t>
      </w:r>
      <w:r w:rsidR="009A7EA0" w:rsidRPr="009A7EA0">
        <w:t xml:space="preserve"> </w:t>
      </w:r>
      <w:commentRangeStart w:id="138"/>
      <w:commentRangeStart w:id="139"/>
      <w:proofErr w:type="spellStart"/>
      <w:r w:rsidR="009A7EA0">
        <w:t>MEBoot</w:t>
      </w:r>
      <w:proofErr w:type="spellEnd"/>
      <w:r w:rsidR="009A7EA0">
        <w:t xml:space="preserve"> preserves the overall shape (i.e., the temporal order) of the data… </w:t>
      </w:r>
      <w:proofErr w:type="spellStart"/>
      <w:r w:rsidR="009A7EA0">
        <w:t>MEBoot</w:t>
      </w:r>
      <w:proofErr w:type="spellEnd"/>
      <w:r w:rsidR="009A7EA0">
        <w:t xml:space="preserve"> is also unique in the way it preserves the persistence structure and overall properties of any arbitrary stochastic process, including those that are non-stationary and heteroscedastic.”</w:t>
      </w:r>
      <w:commentRangeEnd w:id="138"/>
      <w:r w:rsidR="000653AC">
        <w:rPr>
          <w:rStyle w:val="CommentReference"/>
        </w:rPr>
        <w:commentReference w:id="138"/>
      </w:r>
      <w:commentRangeEnd w:id="139"/>
      <w:r w:rsidR="005075A3">
        <w:rPr>
          <w:rStyle w:val="CommentReference"/>
        </w:rPr>
        <w:commentReference w:id="139"/>
      </w:r>
      <w:ins w:id="140" w:author="David Edge" w:date="2022-09-27T17:20:00Z">
        <w:r w:rsidR="004D36C6">
          <w:t xml:space="preserve"> </w:t>
        </w:r>
        <w:r w:rsidR="004D36C6">
          <w:t>Th</w:t>
        </w:r>
      </w:ins>
      <w:ins w:id="141" w:author="David Edge" w:date="2022-09-28T09:04:00Z">
        <w:r w:rsidR="009D5A1F">
          <w:t>us, MEboot</w:t>
        </w:r>
      </w:ins>
      <w:ins w:id="142" w:author="David Edge" w:date="2022-09-27T17:20:00Z">
        <w:r w:rsidR="004D36C6">
          <w:t xml:space="preserve"> results in little variability for surrogate values near the median value of a time series and greater variability for values near the time series min and max</w:t>
        </w:r>
        <w:r w:rsidR="004D36C6">
          <w:t>. This is similar to tra</w:t>
        </w:r>
      </w:ins>
      <w:ins w:id="143" w:author="David Edge" w:date="2022-09-27T17:21:00Z">
        <w:r w:rsidR="004D36C6">
          <w:t xml:space="preserve">ditional bootstrapping, however, </w:t>
        </w:r>
      </w:ins>
      <w:ins w:id="144" w:author="David Edge" w:date="2022-09-27T17:22:00Z">
        <w:r w:rsidR="00430FE2">
          <w:t>utilizing</w:t>
        </w:r>
      </w:ins>
      <w:ins w:id="145" w:author="David Edge" w:date="2022-09-27T17:21:00Z">
        <w:r w:rsidR="004D36C6">
          <w:t xml:space="preserve"> the input of every </w:t>
        </w:r>
      </w:ins>
      <w:ins w:id="146" w:author="David Edge" w:date="2022-09-28T08:35:00Z">
        <w:r w:rsidR="001C5CCC">
          <w:t xml:space="preserve">time </w:t>
        </w:r>
      </w:ins>
      <w:ins w:id="147" w:author="David Edge" w:date="2022-09-27T17:21:00Z">
        <w:r w:rsidR="004D36C6">
          <w:t xml:space="preserve">series in each </w:t>
        </w:r>
      </w:ins>
      <w:ins w:id="148" w:author="David Edge" w:date="2022-09-27T17:22:00Z">
        <w:r w:rsidR="00430FE2">
          <w:t xml:space="preserve">chronology bootstrap </w:t>
        </w:r>
      </w:ins>
      <w:ins w:id="149" w:author="David Edge" w:date="2022-09-28T08:35:00Z">
        <w:r w:rsidR="001C5CCC">
          <w:t xml:space="preserve">helps to </w:t>
        </w:r>
      </w:ins>
      <w:ins w:id="150" w:author="David Edge" w:date="2022-09-27T17:22:00Z">
        <w:r w:rsidR="00430FE2">
          <w:t xml:space="preserve">avoid a bias toward extreme values when selecting the 5- and 95-percentile </w:t>
        </w:r>
      </w:ins>
      <w:ins w:id="151" w:author="David Edge" w:date="2022-09-27T17:23:00Z">
        <w:r w:rsidR="00430FE2">
          <w:t>representatives.</w:t>
        </w:r>
      </w:ins>
    </w:p>
    <w:p w14:paraId="387B015C" w14:textId="2273F12D" w:rsidR="00D02CAF" w:rsidRDefault="00B6125A" w:rsidP="00761B80">
      <w:r>
        <w:t xml:space="preserve">The 90-percent </w:t>
      </w:r>
      <w:r w:rsidR="008C1C02">
        <w:t>error range is better estimated than 50-percent by the prediction interval methods tested</w:t>
      </w:r>
      <w:del w:id="152" w:author="David Edge" w:date="2022-09-28T09:37:00Z">
        <w:r w:rsidR="00B54E72" w:rsidDel="004B6665">
          <w:delText xml:space="preserve"> (Fig 4)</w:delText>
        </w:r>
      </w:del>
      <w:r w:rsidR="008C1C02">
        <w:t xml:space="preserve">. Generally, smaller prediction intervals are less precise because the target points are more </w:t>
      </w:r>
      <w:r w:rsidR="008C1C02">
        <w:lastRenderedPageBreak/>
        <w:t>tightly clustered nearer to the reconstruction estimates, assuming the errors are distributed quasi-normally.</w:t>
      </w:r>
      <w:r w:rsidR="005C41A8">
        <w:t xml:space="preserve"> The average capture of the 50-percent prediction intervals was greater than 50-percent for both bootstrapping methods</w:t>
      </w:r>
      <w:r w:rsidR="006863C0">
        <w:t xml:space="preserve">, suggesting bootstrapping may be unnecessary </w:t>
      </w:r>
      <w:r w:rsidR="00B54E72">
        <w:t>for capturing errors nearer to the reconstruction estimates. However, the real chronologies show capture rates under 50% for the un-bootstrapped intervals and capture rates of 49-51% for MEboot. So, the chronology simulation algorithm may be introducing chronology characteristics that bias the 50-percent prediction interval capture.</w:t>
      </w:r>
    </w:p>
    <w:p w14:paraId="164AACD4" w14:textId="7FD9017F" w:rsidR="00D02CAF" w:rsidRDefault="001A40B8" w:rsidP="00761B80">
      <w:r>
        <w:t>The</w:t>
      </w:r>
      <w:r w:rsidR="00D02CAF">
        <w:t xml:space="preserve"> chronology simulation</w:t>
      </w:r>
      <w:r>
        <w:t xml:space="preserve"> algorithm was designed to vary important chronology properties in order to test the impacts of those properties on the reliability of the prediction intervals. </w:t>
      </w:r>
      <w:r w:rsidR="001A090D">
        <w:t>As the synthetic chronologies are based on the original chronologies, they should not be considered independent. It is noteworthy, however, that the prediction interval capture distributions are much more similar for a given method across site than across methods at a given site</w:t>
      </w:r>
      <w:del w:id="153" w:author="David Edge" w:date="2022-09-28T09:37:00Z">
        <w:r w:rsidR="001A090D" w:rsidDel="004B6665">
          <w:delText xml:space="preserve"> (Fig 4)</w:delText>
        </w:r>
      </w:del>
      <w:r w:rsidR="001A090D">
        <w:t xml:space="preserve">. The intended function of these simulations is displayed in </w:t>
      </w:r>
      <w:r w:rsidR="00DC3200">
        <w:t>Figure 5, wherein the variability of an important chronology property, rbar, is shown to produce biased prediction intervals when traditional bootstrapping is used. The consistency of this result across the three sites</w:t>
      </w:r>
      <w:r w:rsidR="007715E7">
        <w:t xml:space="preserve"> and the strength of the correlation</w:t>
      </w:r>
      <w:r w:rsidR="00DC3200">
        <w:t xml:space="preserve"> </w:t>
      </w:r>
      <w:proofErr w:type="gramStart"/>
      <w:r w:rsidR="007715E7">
        <w:t>suggest</w:t>
      </w:r>
      <w:proofErr w:type="gramEnd"/>
      <w:r w:rsidR="00DC3200">
        <w:t xml:space="preserve"> the bias is inherent to the method.</w:t>
      </w:r>
      <w:r w:rsidR="007715E7">
        <w:t xml:space="preserve"> </w:t>
      </w:r>
    </w:p>
    <w:p w14:paraId="4CD43834" w14:textId="699F694D" w:rsidR="00D02CAF" w:rsidRDefault="007715E7" w:rsidP="00761B80">
      <w:r>
        <w:t>The prediction intervals produced using empirical errors generally outperformed those constructed from theoretical errors</w:t>
      </w:r>
      <w:del w:id="154" w:author="David Edge" w:date="2022-09-28T09:37:00Z">
        <w:r w:rsidDel="004B6665">
          <w:delText xml:space="preserve"> (Fig 4)</w:delText>
        </w:r>
      </w:del>
      <w:r>
        <w:t xml:space="preserve">. </w:t>
      </w:r>
      <w:r w:rsidR="00646CEA">
        <w:t xml:space="preserve">Although normality of regression residuals is an important assumption for this method of reconstruction, strict normality cannot be tested on the small number of errors typical of a calibration. </w:t>
      </w:r>
      <w:r w:rsidR="00213B29">
        <w:t xml:space="preserve">Although the </w:t>
      </w:r>
      <w:r w:rsidR="00646CEA">
        <w:t>Shapiro Wilk test</w:t>
      </w:r>
      <w:r w:rsidR="00213B29">
        <w:t xml:space="preserve"> may be the best test of normality available for small samples,</w:t>
      </w:r>
      <w:r w:rsidR="00646CEA">
        <w:t xml:space="preserve"> detection</w:t>
      </w:r>
      <w:r w:rsidR="00213B29">
        <w:t xml:space="preserve"> is limited to relatively large</w:t>
      </w:r>
      <w:r w:rsidR="00646CEA">
        <w:t xml:space="preserve"> departures from normality</w:t>
      </w:r>
      <w:r w:rsidR="00213B29">
        <w:t xml:space="preserve"> (</w:t>
      </w:r>
      <w:r w:rsidR="00213B29" w:rsidRPr="00213B29">
        <w:t>Ahad</w:t>
      </w:r>
      <w:r w:rsidR="00213B29">
        <w:t xml:space="preserve"> et al., 2011)</w:t>
      </w:r>
      <w:r w:rsidR="00646CEA">
        <w:t>.</w:t>
      </w:r>
      <w:r w:rsidR="00213B29">
        <w:t xml:space="preserve"> So</w:t>
      </w:r>
      <w:r w:rsidR="00177F5C">
        <w:t>,</w:t>
      </w:r>
      <w:r w:rsidR="00213B29">
        <w:t xml:space="preserve"> error distributions with slightly longer or shorter tails will pass the test, while the 90</w:t>
      </w:r>
      <w:r w:rsidR="00213B29" w:rsidRPr="00213B29">
        <w:rPr>
          <w:vertAlign w:val="superscript"/>
        </w:rPr>
        <w:t>th</w:t>
      </w:r>
      <w:r w:rsidR="00213B29">
        <w:t xml:space="preserve"> percentile error values given by theoretical and empirical approaches will differ.</w:t>
      </w:r>
      <w:r w:rsidR="00A64759">
        <w:t xml:space="preserve"> Our results suggest that using the empirical error in prediction interval reconstruction and foregoing the assumption of normal errors, improves the performance of the resulting target capture.</w:t>
      </w:r>
    </w:p>
    <w:p w14:paraId="3902AC78" w14:textId="41F27EB1" w:rsidR="00177F5C" w:rsidRDefault="00177F5C" w:rsidP="00761B80">
      <w:commentRangeStart w:id="155"/>
      <w:commentRangeStart w:id="156"/>
      <w:r>
        <w:t xml:space="preserve">Constructing prediction </w:t>
      </w:r>
      <w:commentRangeEnd w:id="155"/>
      <w:r w:rsidR="00EA7E4C">
        <w:rPr>
          <w:rStyle w:val="CommentReference"/>
        </w:rPr>
        <w:commentReference w:id="155"/>
      </w:r>
      <w:commentRangeEnd w:id="156"/>
      <w:r w:rsidR="00F60BC0">
        <w:rPr>
          <w:rStyle w:val="CommentReference"/>
        </w:rPr>
        <w:commentReference w:id="156"/>
      </w:r>
      <w:r>
        <w:t xml:space="preserve">intervals </w:t>
      </w:r>
      <w:proofErr w:type="gramStart"/>
      <w:r>
        <w:t>requires</w:t>
      </w:r>
      <w:proofErr w:type="gramEnd"/>
      <w:r>
        <w:t xml:space="preserve"> independent </w:t>
      </w:r>
      <w:del w:id="157" w:author="David Edge" w:date="2022-09-28T09:00:00Z">
        <w:r w:rsidR="00D417E9" w:rsidDel="009D5A1F">
          <w:delText xml:space="preserve">intervals </w:delText>
        </w:r>
      </w:del>
      <w:ins w:id="158" w:author="David Edge" w:date="2022-09-28T09:00:00Z">
        <w:r w:rsidR="009D5A1F">
          <w:t>time periods</w:t>
        </w:r>
        <w:r w:rsidR="009D5A1F">
          <w:t xml:space="preserve"> </w:t>
        </w:r>
      </w:ins>
      <w:r w:rsidR="00D417E9">
        <w:t xml:space="preserve">in which to calibrate the reconstruction and measure the reconstruction errors. Because many climate proxies derived from crossdated archives contain first-order autocorrelation, consecutive values are not independent. </w:t>
      </w:r>
      <w:r w:rsidR="00F817A4">
        <w:t>Therefore</w:t>
      </w:r>
      <w:r w:rsidR="00B4205A">
        <w:t>,</w:t>
      </w:r>
      <w:r w:rsidR="00F817A4">
        <w:t xml:space="preserve"> the </w:t>
      </w:r>
      <w:ins w:id="159" w:author="David Edge" w:date="2022-09-28T09:02:00Z">
        <w:r w:rsidR="009D5A1F">
          <w:t xml:space="preserve">set-aside </w:t>
        </w:r>
      </w:ins>
      <w:del w:id="160" w:author="David Edge" w:date="2022-09-28T09:02:00Z">
        <w:r w:rsidR="001A2B80" w:rsidDel="009D5A1F">
          <w:delText>time periods</w:delText>
        </w:r>
        <w:r w:rsidR="00F817A4" w:rsidDel="009D5A1F">
          <w:delText xml:space="preserve"> used </w:delText>
        </w:r>
      </w:del>
      <w:del w:id="161" w:author="David Edge" w:date="2022-09-28T09:01:00Z">
        <w:r w:rsidR="00F817A4" w:rsidDel="009D5A1F">
          <w:delText xml:space="preserve">for the “independent” </w:delText>
        </w:r>
      </w:del>
      <w:r w:rsidR="00F817A4">
        <w:t xml:space="preserve">intervals could </w:t>
      </w:r>
      <w:del w:id="162" w:author="David Edge" w:date="2022-09-28T09:10:00Z">
        <w:r w:rsidR="00F817A4" w:rsidDel="00F60BC0">
          <w:delText>be suggested to contain asynchronous</w:delText>
        </w:r>
      </w:del>
      <w:ins w:id="163" w:author="David Edge" w:date="2022-09-28T09:10:00Z">
        <w:r w:rsidR="00F60BC0">
          <w:t>comprise</w:t>
        </w:r>
      </w:ins>
      <w:r w:rsidR="00F817A4">
        <w:t xml:space="preserve"> years chosen at random to incorporate the greatest diversity of possible values or only continuous intervals in order to maintain the persistence structure and capture potential biases of limited-window calibration.</w:t>
      </w:r>
      <w:r w:rsidR="00EA599E">
        <w:t xml:space="preserve"> The former option has the advantage of nearly infinite possible calibration intervals, particularly if resampling is permitted, while the latter allows for only a handful.</w:t>
      </w:r>
      <w:r w:rsidR="00F817A4">
        <w:t xml:space="preserve"> We chose an intermediate solution, wherein all calibration, verification, and set-aside intervals are contiguous with the exception of one break</w:t>
      </w:r>
      <w:r w:rsidR="00EA599E">
        <w:t xml:space="preserve"> (Fig 1). This allows for a substantial number of possible </w:t>
      </w:r>
      <w:proofErr w:type="gramStart"/>
      <w:r w:rsidR="00EA599E">
        <w:t>intervals,</w:t>
      </w:r>
      <w:proofErr w:type="gramEnd"/>
      <w:r w:rsidR="00EA599E">
        <w:t xml:space="preserve"> such that unique outliers are unlikely to produce spurious results. </w:t>
      </w:r>
      <w:commentRangeStart w:id="164"/>
      <w:commentRangeStart w:id="165"/>
      <w:r w:rsidR="00EA599E">
        <w:t xml:space="preserve">This also allows </w:t>
      </w:r>
      <w:commentRangeEnd w:id="164"/>
      <w:r w:rsidR="008C7DD5">
        <w:rPr>
          <w:rStyle w:val="CommentReference"/>
        </w:rPr>
        <w:commentReference w:id="164"/>
      </w:r>
      <w:commentRangeEnd w:id="165"/>
      <w:r w:rsidR="008D3311">
        <w:rPr>
          <w:rStyle w:val="CommentReference"/>
        </w:rPr>
        <w:commentReference w:id="165"/>
      </w:r>
      <w:r w:rsidR="00EA599E">
        <w:t>for testing a calibration interval in a manner fairly analogous to the final reconstruction in terms of the independence of intervals when accounting for persistence.</w:t>
      </w:r>
      <w:r w:rsidR="006369CA">
        <w:t xml:space="preserve"> </w:t>
      </w:r>
    </w:p>
    <w:p w14:paraId="104AB632" w14:textId="48577D12" w:rsidR="006369CA" w:rsidRDefault="006369CA" w:rsidP="00761B80">
      <w:r>
        <w:t>The autocorrelation of many of the chronologies also reduced the independence of the set-aside interval, reducing its validity as a test of prediction interval performance. The importance of this factor should be measured by comparing prediction interval performance to AR1, as in Figure 5. The results suggest that the independence of the set-aside interval is not significantly impact by autocorrelation</w:t>
      </w:r>
      <w:r w:rsidR="005D6ACD">
        <w:t xml:space="preserve">. </w:t>
      </w:r>
      <w:r w:rsidR="005D6ACD">
        <w:lastRenderedPageBreak/>
        <w:t>Tree Nob, the site with the highest AR1 values</w:t>
      </w:r>
      <w:del w:id="166" w:author="David Edge" w:date="2022-09-28T09:38:00Z">
        <w:r w:rsidR="005D6ACD" w:rsidDel="00726297">
          <w:delText xml:space="preserve"> (Fig 2)</w:delText>
        </w:r>
      </w:del>
      <w:r w:rsidR="005D6ACD">
        <w:t>, does show some negative correlation between PIC and AR1, however, this is not consistent across prediction interval methods at Tree Nob.</w:t>
      </w:r>
    </w:p>
    <w:p w14:paraId="27B86C17" w14:textId="6F383D65" w:rsidR="00D02CAF" w:rsidRDefault="00B4205A" w:rsidP="00761B80">
      <w:r>
        <w:t xml:space="preserve">We have not provided exhaustive evidence for the reliability of prediction intervals constructed from empirical errors and MEboot. </w:t>
      </w:r>
      <w:r w:rsidR="00A23250">
        <w:t>The s</w:t>
      </w:r>
      <w:r w:rsidR="00D02CAF">
        <w:t xml:space="preserve">imple </w:t>
      </w:r>
      <w:r w:rsidR="00A23250">
        <w:t xml:space="preserve">linear regression </w:t>
      </w:r>
      <w:r w:rsidR="00D02CAF">
        <w:t>method</w:t>
      </w:r>
      <w:r w:rsidR="00A23250">
        <w:t xml:space="preserve"> used in the 603 reconstruction here is uncommon in climate reconstructions. </w:t>
      </w:r>
      <w:r>
        <w:t xml:space="preserve">Multiple </w:t>
      </w:r>
      <w:r w:rsidR="00D02CAF">
        <w:t>predictors</w:t>
      </w:r>
      <w:r>
        <w:t xml:space="preserve"> and principal components are commonly employed. We have</w:t>
      </w:r>
      <w:r w:rsidR="00067CB6">
        <w:t>, however,</w:t>
      </w:r>
      <w:r>
        <w:t xml:space="preserve"> </w:t>
      </w:r>
      <w:r w:rsidR="00067CB6">
        <w:t>utilized</w:t>
      </w:r>
      <w:r>
        <w:t xml:space="preserve"> a diversity of real chronology-target pairs with a range of properties alongside synthetic chronologies with </w:t>
      </w:r>
      <w:r w:rsidR="00067CB6">
        <w:t xml:space="preserve">properties of still greater diversity. The methods we have employed can easily be extended to more complex reconstruction methods. Although the robustness of the methods that tested well in these simulations may not hold for all use cases, the simulations do suggest that some methods should not be used. </w:t>
      </w:r>
      <w:commentRangeStart w:id="167"/>
      <w:commentRangeStart w:id="168"/>
      <w:r w:rsidR="00067CB6">
        <w:t xml:space="preserve">Traditional bootstrapping contains naïve assumptions for use with crossdated archives. This method consistently produced prediction intervals wider than intended in our trials. </w:t>
      </w:r>
      <w:commentRangeEnd w:id="167"/>
      <w:r w:rsidR="008C7DD5">
        <w:rPr>
          <w:rStyle w:val="CommentReference"/>
        </w:rPr>
        <w:commentReference w:id="167"/>
      </w:r>
      <w:commentRangeEnd w:id="168"/>
      <w:r w:rsidR="008D3311">
        <w:rPr>
          <w:rStyle w:val="CommentReference"/>
        </w:rPr>
        <w:commentReference w:id="168"/>
      </w:r>
      <w:r w:rsidR="00067CB6">
        <w:t>Furthermore, the consistent negative correlation between prediction interval capture and rbar</w:t>
      </w:r>
      <w:r w:rsidR="00302514">
        <w:t xml:space="preserve"> for traditionally bootstrapped chronologies suggests consistent, predictable bias inherent to this method.</w:t>
      </w:r>
      <w:ins w:id="169" w:author="David Edge" w:date="2022-09-28T09:13:00Z">
        <w:r w:rsidR="005F16FA">
          <w:t xml:space="preserve"> We also have not tested all possible bootstrapping methods. </w:t>
        </w:r>
      </w:ins>
      <w:ins w:id="170" w:author="David Edge" w:date="2022-09-28T09:14:00Z">
        <w:r w:rsidR="005F16FA">
          <w:t xml:space="preserve">Resampling individual time series would also maintain </w:t>
        </w:r>
      </w:ins>
      <w:ins w:id="171" w:author="David Edge" w:date="2022-09-28T09:15:00Z">
        <w:r w:rsidR="005F16FA">
          <w:t xml:space="preserve">the </w:t>
        </w:r>
      </w:ins>
      <w:ins w:id="172" w:author="David Edge" w:date="2022-09-28T09:14:00Z">
        <w:r w:rsidR="005F16FA">
          <w:t>autocorrelation</w:t>
        </w:r>
      </w:ins>
      <w:ins w:id="173" w:author="David Edge" w:date="2022-09-28T09:15:00Z">
        <w:r w:rsidR="005F16FA">
          <w:t xml:space="preserve"> structures of those series while sampling different possible subsets of the population. </w:t>
        </w:r>
      </w:ins>
      <w:ins w:id="174" w:author="David Edge" w:date="2022-09-28T09:16:00Z">
        <w:r w:rsidR="005F16FA">
          <w:t xml:space="preserve">We </w:t>
        </w:r>
      </w:ins>
      <w:ins w:id="175" w:author="David Edge" w:date="2022-09-28T09:17:00Z">
        <w:r w:rsidR="005F16FA">
          <w:t>did not test</w:t>
        </w:r>
      </w:ins>
      <w:ins w:id="176" w:author="David Edge" w:date="2022-09-28T09:16:00Z">
        <w:r w:rsidR="005F16FA">
          <w:t xml:space="preserve"> this technique here because MEboot provides these benefits while</w:t>
        </w:r>
      </w:ins>
      <w:ins w:id="177" w:author="David Edge" w:date="2022-09-28T09:17:00Z">
        <w:r w:rsidR="005F16FA">
          <w:t xml:space="preserve"> also</w:t>
        </w:r>
      </w:ins>
      <w:ins w:id="178" w:author="David Edge" w:date="2022-09-28T09:16:00Z">
        <w:r w:rsidR="005F16FA">
          <w:t xml:space="preserve"> maintaining sample depth characteristics of the orig</w:t>
        </w:r>
      </w:ins>
      <w:ins w:id="179" w:author="David Edge" w:date="2022-09-28T09:17:00Z">
        <w:r w:rsidR="005F16FA">
          <w:t xml:space="preserve">inal chronology and avoiding </w:t>
        </w:r>
      </w:ins>
      <w:ins w:id="180" w:author="David Edge" w:date="2022-09-28T09:21:00Z">
        <w:r w:rsidR="008D3311">
          <w:t>issues related to resampling in poorly replicated portions of chronologies.</w:t>
        </w:r>
      </w:ins>
    </w:p>
    <w:p w14:paraId="558DDFFA" w14:textId="7E01D67A" w:rsidR="00302514" w:rsidRDefault="00302514" w:rsidP="00761B80">
      <w:commentRangeStart w:id="181"/>
      <w:r>
        <w:t>Estimated error ran</w:t>
      </w:r>
      <w:commentRangeEnd w:id="181"/>
      <w:r w:rsidR="008C7DD5">
        <w:rPr>
          <w:rStyle w:val="CommentReference"/>
        </w:rPr>
        <w:commentReference w:id="181"/>
      </w:r>
      <w:r>
        <w:t xml:space="preserve">ge inherent to any paleoclimate reconstruction is essential to the end-user. </w:t>
      </w:r>
      <w:ins w:id="182" w:author="David Edge" w:date="2022-09-28T09:23:00Z">
        <w:r w:rsidR="00F2630A">
          <w:t>Predi</w:t>
        </w:r>
      </w:ins>
      <w:ins w:id="183" w:author="David Edge" w:date="2022-09-28T09:24:00Z">
        <w:r w:rsidR="00F2630A">
          <w:t>c</w:t>
        </w:r>
      </w:ins>
      <w:ins w:id="184" w:author="David Edge" w:date="2022-09-28T09:23:00Z">
        <w:r w:rsidR="00F2630A">
          <w:t xml:space="preserve">tion intervals provide at-a-glance </w:t>
        </w:r>
      </w:ins>
      <w:ins w:id="185" w:author="David Edge" w:date="2022-09-28T09:25:00Z">
        <w:r w:rsidR="00F2630A">
          <w:t>information</w:t>
        </w:r>
      </w:ins>
      <w:ins w:id="186" w:author="David Edge" w:date="2022-09-28T09:24:00Z">
        <w:r w:rsidR="00F2630A">
          <w:t xml:space="preserve"> of the relative signal-to-noise ratio of the reconstruction</w:t>
        </w:r>
      </w:ins>
      <w:ins w:id="187" w:author="David Edge" w:date="2022-09-28T09:28:00Z">
        <w:r w:rsidR="00F2630A">
          <w:t>,</w:t>
        </w:r>
      </w:ins>
      <w:ins w:id="188" w:author="David Edge" w:date="2022-09-28T09:26:00Z">
        <w:r w:rsidR="00F2630A">
          <w:t xml:space="preserve"> </w:t>
        </w:r>
      </w:ins>
      <w:ins w:id="189" w:author="David Edge" w:date="2022-09-28T09:28:00Z">
        <w:r w:rsidR="00090DB0">
          <w:t>conveying both</w:t>
        </w:r>
      </w:ins>
      <w:ins w:id="190" w:author="David Edge" w:date="2022-09-28T09:27:00Z">
        <w:r w:rsidR="00F2630A">
          <w:t xml:space="preserve"> what is known and unknown</w:t>
        </w:r>
      </w:ins>
      <w:ins w:id="191" w:author="David Edge" w:date="2022-09-28T09:24:00Z">
        <w:r w:rsidR="00F2630A">
          <w:t xml:space="preserve">. </w:t>
        </w:r>
      </w:ins>
      <w:r>
        <w:t xml:space="preserve">Reconstruction error is best calculated </w:t>
      </w:r>
      <w:r w:rsidR="009F6302">
        <w:t xml:space="preserve">by measuring errors outside the period of calibration as the errors of interest </w:t>
      </w:r>
      <w:del w:id="192" w:author="David Edge" w:date="2022-09-28T09:31:00Z">
        <w:r w:rsidR="009F6302" w:rsidDel="00090DB0">
          <w:delText>are not within</w:delText>
        </w:r>
      </w:del>
      <w:ins w:id="193" w:author="David Edge" w:date="2022-09-28T09:31:00Z">
        <w:r w:rsidR="00090DB0">
          <w:t>also lie outside</w:t>
        </w:r>
      </w:ins>
      <w:r w:rsidR="009F6302">
        <w:t xml:space="preserve"> the calibration period. The exact methodology chosen for producing error intervals will impact both the precision and accuracy of the results, and the best methods will likely conform to the appropriateness in relation to the dataset. For many proxies derived from crossdated archives, MEboot is likely to be the most appropriate bootstrapping method. Additionally, utilization of empirical errors</w:t>
      </w:r>
      <w:r w:rsidR="007E441C">
        <w:t xml:space="preserve"> rather than assuming a normal distribution of errors may be prudent in many circumstances.</w:t>
      </w:r>
    </w:p>
    <w:p w14:paraId="2259F49E" w14:textId="77777777" w:rsidR="00D02CAF" w:rsidRDefault="00D02CAF" w:rsidP="00761B80"/>
    <w:p w14:paraId="3455A293" w14:textId="18231596" w:rsidR="001D27CB" w:rsidRDefault="001D27CB">
      <w:r>
        <w:br w:type="page"/>
      </w:r>
    </w:p>
    <w:p w14:paraId="2337A8F9" w14:textId="76606288" w:rsidR="00640362" w:rsidRDefault="00445A68" w:rsidP="00761B80">
      <w:bookmarkStart w:id="194" w:name="_Hlk112422671"/>
      <w:r>
        <w:lastRenderedPageBreak/>
        <w:t>Appendix 1</w:t>
      </w:r>
      <w:r w:rsidR="00B46167">
        <w:t xml:space="preserve"> (Methods in outline form)</w:t>
      </w:r>
      <w:r w:rsidR="001E7F4E" w:rsidRPr="001E7F4E">
        <w:rPr>
          <w:noProof/>
        </w:rPr>
        <w:t xml:space="preserve"> </w:t>
      </w:r>
    </w:p>
    <w:p w14:paraId="513B538D" w14:textId="4695F8E8" w:rsidR="00445A68" w:rsidRDefault="00445A68" w:rsidP="00445A68">
      <w:pPr>
        <w:pStyle w:val="ListParagraph"/>
        <w:numPr>
          <w:ilvl w:val="0"/>
          <w:numId w:val="2"/>
        </w:numPr>
      </w:pPr>
      <w:r>
        <w:t xml:space="preserve">Load chronology </w:t>
      </w:r>
      <w:proofErr w:type="spellStart"/>
      <w:r>
        <w:t>rwi</w:t>
      </w:r>
      <w:proofErr w:type="spellEnd"/>
      <w:r>
        <w:t xml:space="preserve"> and target data</w:t>
      </w:r>
    </w:p>
    <w:p w14:paraId="6C0118C5" w14:textId="7EC2BA04" w:rsidR="00445A68" w:rsidRDefault="00445A68" w:rsidP="00445A68">
      <w:pPr>
        <w:pStyle w:val="ListParagraph"/>
        <w:numPr>
          <w:ilvl w:val="0"/>
          <w:numId w:val="2"/>
        </w:numPr>
      </w:pPr>
      <w:r>
        <w:t xml:space="preserve">Bootstrap chronology </w:t>
      </w:r>
      <w:proofErr w:type="spellStart"/>
      <w:r>
        <w:t>rwi</w:t>
      </w:r>
      <w:proofErr w:type="spellEnd"/>
      <w:r>
        <w:t xml:space="preserve"> values, building 1000 replicate chronologies</w:t>
      </w:r>
    </w:p>
    <w:p w14:paraId="01202186" w14:textId="239565D0" w:rsidR="00445A68" w:rsidRDefault="00445A68" w:rsidP="00445A68">
      <w:pPr>
        <w:pStyle w:val="ListParagraph"/>
        <w:numPr>
          <w:ilvl w:val="0"/>
          <w:numId w:val="2"/>
        </w:numPr>
      </w:pPr>
      <w:r>
        <w:t>Build mean-value chronologies from the replicate chronologies</w:t>
      </w:r>
    </w:p>
    <w:p w14:paraId="48B2D125" w14:textId="44C5A013" w:rsidR="00445A68" w:rsidRDefault="00445A68" w:rsidP="00445A68">
      <w:pPr>
        <w:pStyle w:val="ListParagraph"/>
        <w:numPr>
          <w:ilvl w:val="0"/>
          <w:numId w:val="2"/>
        </w:numPr>
      </w:pPr>
      <w:r>
        <w:t xml:space="preserve">Measure confidence interval of chronology by sorting mean value chronology data at each year and selecting corresponding </w:t>
      </w:r>
      <w:r w:rsidR="001D27CB">
        <w:t>5</w:t>
      </w:r>
      <w:r w:rsidR="001D27CB" w:rsidRPr="001D27CB">
        <w:rPr>
          <w:vertAlign w:val="superscript"/>
        </w:rPr>
        <w:t>th</w:t>
      </w:r>
      <w:r w:rsidR="001D27CB">
        <w:t xml:space="preserve"> and 95</w:t>
      </w:r>
      <w:r w:rsidR="001D27CB" w:rsidRPr="001D27CB">
        <w:rPr>
          <w:vertAlign w:val="superscript"/>
        </w:rPr>
        <w:t>th</w:t>
      </w:r>
      <w:r w:rsidR="001D27CB">
        <w:t xml:space="preserve"> </w:t>
      </w:r>
      <w:r>
        <w:t>percentile values</w:t>
      </w:r>
      <w:r w:rsidR="00507A8F">
        <w:t xml:space="preserve"> (90% chronology confidence intervals)</w:t>
      </w:r>
    </w:p>
    <w:p w14:paraId="0F0E4C84" w14:textId="43F9623E" w:rsidR="00445A68" w:rsidRDefault="00445A68" w:rsidP="00445A68">
      <w:pPr>
        <w:pStyle w:val="ListParagraph"/>
        <w:numPr>
          <w:ilvl w:val="0"/>
          <w:numId w:val="2"/>
        </w:numPr>
      </w:pPr>
      <w:r>
        <w:t>Find interval of proxy-target overlap</w:t>
      </w:r>
    </w:p>
    <w:p w14:paraId="329A1B40" w14:textId="31240362" w:rsidR="00445A68" w:rsidRDefault="00445A68" w:rsidP="00445A68">
      <w:pPr>
        <w:pStyle w:val="ListParagraph"/>
        <w:numPr>
          <w:ilvl w:val="0"/>
          <w:numId w:val="2"/>
        </w:numPr>
      </w:pPr>
      <w:r>
        <w:t>Set aside 10 years of proxy-target overlap for</w:t>
      </w:r>
      <w:r w:rsidR="00507A8F">
        <w:t xml:space="preserve"> independent</w:t>
      </w:r>
      <w:r>
        <w:t xml:space="preserve"> testing of the prediction intervals</w:t>
      </w:r>
    </w:p>
    <w:p w14:paraId="5D144209" w14:textId="227AB848" w:rsidR="00445A68" w:rsidRDefault="00445A68" w:rsidP="00445A68">
      <w:pPr>
        <w:pStyle w:val="ListParagraph"/>
        <w:numPr>
          <w:ilvl w:val="0"/>
          <w:numId w:val="2"/>
        </w:numPr>
      </w:pPr>
      <w:r>
        <w:t>Perform reconstruction calibration by split calibration-verification</w:t>
      </w:r>
    </w:p>
    <w:p w14:paraId="58FC6CA2" w14:textId="01EE6E1C" w:rsidR="00507A8F" w:rsidRDefault="00507A8F" w:rsidP="00507A8F">
      <w:pPr>
        <w:pStyle w:val="ListParagraph"/>
        <w:numPr>
          <w:ilvl w:val="1"/>
          <w:numId w:val="2"/>
        </w:numPr>
      </w:pPr>
      <w:r>
        <w:t>Calibrate reconstruction</w:t>
      </w:r>
    </w:p>
    <w:p w14:paraId="6D3640AA" w14:textId="5C82D0EF" w:rsidR="00445A68" w:rsidRDefault="001D27CB" w:rsidP="00507A8F">
      <w:pPr>
        <w:pStyle w:val="ListParagraph"/>
        <w:numPr>
          <w:ilvl w:val="2"/>
          <w:numId w:val="2"/>
        </w:numPr>
      </w:pPr>
      <w:r>
        <w:t>Capture regression coefficients in calibration interval</w:t>
      </w:r>
    </w:p>
    <w:p w14:paraId="21964C0C" w14:textId="69C41586" w:rsidR="0020407A" w:rsidRDefault="0020407A" w:rsidP="00507A8F">
      <w:pPr>
        <w:pStyle w:val="ListParagraph"/>
        <w:numPr>
          <w:ilvl w:val="2"/>
          <w:numId w:val="2"/>
        </w:numPr>
      </w:pPr>
      <w:r>
        <w:t xml:space="preserve">Capture regression coefficients </w:t>
      </w:r>
      <w:r w:rsidR="00507A8F">
        <w:t>for</w:t>
      </w:r>
      <w:r>
        <w:t xml:space="preserve"> upper and lower chronology confidence intervals to capture “regression error”</w:t>
      </w:r>
    </w:p>
    <w:p w14:paraId="556C84E0" w14:textId="7E1AF3FC" w:rsidR="001D27CB" w:rsidRDefault="001D27CB" w:rsidP="00445A68">
      <w:pPr>
        <w:pStyle w:val="ListParagraph"/>
        <w:numPr>
          <w:ilvl w:val="1"/>
          <w:numId w:val="2"/>
        </w:numPr>
      </w:pPr>
      <w:r>
        <w:t>Use coefficients to build reconstruction into verification interval</w:t>
      </w:r>
    </w:p>
    <w:p w14:paraId="00C4D596" w14:textId="52E98B5B" w:rsidR="0020407A" w:rsidRDefault="0020407A" w:rsidP="00507A8F">
      <w:pPr>
        <w:pStyle w:val="ListParagraph"/>
        <w:numPr>
          <w:ilvl w:val="2"/>
          <w:numId w:val="2"/>
        </w:numPr>
      </w:pPr>
      <w:r>
        <w:t>Measure the difference between target and reconstruction values in the verification interval</w:t>
      </w:r>
    </w:p>
    <w:p w14:paraId="177763C2" w14:textId="3056B010" w:rsidR="00445A68" w:rsidRDefault="00445A68" w:rsidP="00445A68">
      <w:pPr>
        <w:pStyle w:val="ListParagraph"/>
        <w:numPr>
          <w:ilvl w:val="0"/>
          <w:numId w:val="2"/>
        </w:numPr>
      </w:pPr>
      <w:r>
        <w:t>Repeat step 7 for all possible</w:t>
      </w:r>
      <w:r w:rsidR="00922B55">
        <w:t xml:space="preserve"> continuous</w:t>
      </w:r>
      <w:r>
        <w:t xml:space="preserve"> calibration</w:t>
      </w:r>
      <w:r w:rsidR="00922B55">
        <w:t>-verification</w:t>
      </w:r>
      <w:r>
        <w:t xml:space="preserve"> intervals</w:t>
      </w:r>
    </w:p>
    <w:p w14:paraId="7436DCE9" w14:textId="77777777" w:rsidR="005073FA" w:rsidRDefault="005073FA" w:rsidP="005073FA">
      <w:pPr>
        <w:pStyle w:val="ListParagraph"/>
        <w:numPr>
          <w:ilvl w:val="0"/>
          <w:numId w:val="2"/>
        </w:numPr>
      </w:pPr>
      <w:r>
        <w:t>Build prediction intervals in independent set-aside interval</w:t>
      </w:r>
    </w:p>
    <w:p w14:paraId="77C5C277" w14:textId="77777777" w:rsidR="005073FA" w:rsidRDefault="005073FA" w:rsidP="005073FA">
      <w:pPr>
        <w:pStyle w:val="ListParagraph"/>
        <w:numPr>
          <w:ilvl w:val="1"/>
          <w:numId w:val="2"/>
        </w:numPr>
      </w:pPr>
      <w:r>
        <w:t>Build prediction intervals based on empirical 90</w:t>
      </w:r>
      <w:r w:rsidRPr="0020407A">
        <w:rPr>
          <w:vertAlign w:val="superscript"/>
        </w:rPr>
        <w:t>th</w:t>
      </w:r>
      <w:r>
        <w:t xml:space="preserve"> percentile error</w:t>
      </w:r>
    </w:p>
    <w:p w14:paraId="78C237C1" w14:textId="77777777" w:rsidR="005073FA" w:rsidRDefault="005073FA" w:rsidP="005073FA">
      <w:pPr>
        <w:pStyle w:val="ListParagraph"/>
        <w:numPr>
          <w:ilvl w:val="1"/>
          <w:numId w:val="2"/>
        </w:numPr>
      </w:pPr>
      <w:r>
        <w:t>Build prediction intervals based on median error + (standard deviation of error x z-score corresponding to 90</w:t>
      </w:r>
      <w:r w:rsidRPr="00507A8F">
        <w:rPr>
          <w:vertAlign w:val="superscript"/>
        </w:rPr>
        <w:t>th</w:t>
      </w:r>
      <w:r>
        <w:t xml:space="preserve"> percentile)</w:t>
      </w:r>
    </w:p>
    <w:p w14:paraId="4DE1CFF0"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empirical reconstruction error (7.c.i. above)</w:t>
      </w:r>
    </w:p>
    <w:p w14:paraId="6AF30885" w14:textId="77777777" w:rsidR="005073FA" w:rsidRDefault="005073FA" w:rsidP="005073FA">
      <w:pPr>
        <w:pStyle w:val="ListParagraph"/>
        <w:numPr>
          <w:ilvl w:val="1"/>
          <w:numId w:val="2"/>
        </w:numPr>
      </w:pPr>
      <w:r>
        <w:t>Build prediction intervals based on 90</w:t>
      </w:r>
      <w:r w:rsidRPr="00195C05">
        <w:rPr>
          <w:vertAlign w:val="superscript"/>
        </w:rPr>
        <w:t>th</w:t>
      </w:r>
      <w:r>
        <w:t xml:space="preserve"> percentile regression error + theoretical reconstruction error (7.</w:t>
      </w:r>
      <w:proofErr w:type="gramStart"/>
      <w:r>
        <w:t>c.ii.</w:t>
      </w:r>
      <w:proofErr w:type="gramEnd"/>
      <w:r>
        <w:t xml:space="preserve"> above)</w:t>
      </w:r>
    </w:p>
    <w:p w14:paraId="089ACA75" w14:textId="77777777" w:rsidR="005073FA" w:rsidRDefault="005073FA" w:rsidP="005073FA">
      <w:pPr>
        <w:pStyle w:val="ListParagraph"/>
        <w:numPr>
          <w:ilvl w:val="0"/>
          <w:numId w:val="2"/>
        </w:numPr>
      </w:pPr>
      <w:r>
        <w:t>Test prediction intervals in independent set-aside interval</w:t>
      </w:r>
    </w:p>
    <w:p w14:paraId="3555B2F6" w14:textId="77777777" w:rsidR="005073FA" w:rsidRDefault="005073FA" w:rsidP="005073FA">
      <w:pPr>
        <w:pStyle w:val="ListParagraph"/>
        <w:numPr>
          <w:ilvl w:val="1"/>
          <w:numId w:val="2"/>
        </w:numPr>
      </w:pPr>
      <w:r>
        <w:t>Measure the number of climate target values captured by each set of prediction intervals</w:t>
      </w:r>
    </w:p>
    <w:p w14:paraId="33BF53A5" w14:textId="77777777" w:rsidR="005073FA" w:rsidRDefault="005073FA" w:rsidP="005073FA">
      <w:pPr>
        <w:pStyle w:val="ListParagraph"/>
        <w:numPr>
          <w:ilvl w:val="1"/>
          <w:numId w:val="2"/>
        </w:numPr>
      </w:pPr>
      <w:r>
        <w:t>Save the captured total divided by the length of the set aside interval (</w:t>
      </w:r>
      <w:proofErr w:type="gramStart"/>
      <w:r>
        <w:t>e.g.</w:t>
      </w:r>
      <w:proofErr w:type="gramEnd"/>
      <w:r>
        <w:t xml:space="preserve"> 9/10 is the expected capture for 90% prediction intervals)</w:t>
      </w:r>
    </w:p>
    <w:p w14:paraId="1D18EFAA" w14:textId="2295D4F0" w:rsidR="00445A68" w:rsidRDefault="00445A68" w:rsidP="00445A68">
      <w:pPr>
        <w:pStyle w:val="ListParagraph"/>
        <w:numPr>
          <w:ilvl w:val="0"/>
          <w:numId w:val="2"/>
        </w:numPr>
      </w:pPr>
      <w:r>
        <w:t>Repeat steps 6-</w:t>
      </w:r>
      <w:r w:rsidR="005073FA">
        <w:t>10</w:t>
      </w:r>
      <w:r>
        <w:t xml:space="preserve"> for all possible set-aside intervals</w:t>
      </w:r>
    </w:p>
    <w:p w14:paraId="60AF148A" w14:textId="2D0D3EAC" w:rsidR="00445A68" w:rsidRDefault="00445A68" w:rsidP="00445A68">
      <w:pPr>
        <w:pStyle w:val="ListParagraph"/>
        <w:numPr>
          <w:ilvl w:val="0"/>
          <w:numId w:val="2"/>
        </w:numPr>
      </w:pPr>
      <w:r>
        <w:t>Repeat steps 2-</w:t>
      </w:r>
      <w:r w:rsidR="005073FA">
        <w:t>11</w:t>
      </w:r>
      <w:r>
        <w:t xml:space="preserve"> with MEboot method</w:t>
      </w:r>
    </w:p>
    <w:p w14:paraId="7782A5E8" w14:textId="1BEA9161" w:rsidR="00922B55" w:rsidRDefault="00922B55" w:rsidP="00445A68">
      <w:pPr>
        <w:pStyle w:val="ListParagraph"/>
        <w:numPr>
          <w:ilvl w:val="0"/>
          <w:numId w:val="2"/>
        </w:numPr>
      </w:pPr>
      <w:r>
        <w:t>Repeat steps 2-1</w:t>
      </w:r>
      <w:r w:rsidR="005073FA">
        <w:t>2</w:t>
      </w:r>
      <w:r>
        <w:t xml:space="preserve"> with 50% chronology confidence intervals and reconstruction </w:t>
      </w:r>
      <w:proofErr w:type="spellStart"/>
      <w:r>
        <w:t>predition</w:t>
      </w:r>
      <w:proofErr w:type="spellEnd"/>
      <w:r>
        <w:t xml:space="preserve"> intervals</w:t>
      </w:r>
    </w:p>
    <w:p w14:paraId="37ABD6FB" w14:textId="47CBD087" w:rsidR="00B46167" w:rsidRDefault="00922B55" w:rsidP="00445A68">
      <w:pPr>
        <w:pStyle w:val="ListParagraph"/>
        <w:numPr>
          <w:ilvl w:val="0"/>
          <w:numId w:val="2"/>
        </w:numPr>
      </w:pPr>
      <w:r>
        <w:t>Build 100 synthetic chronologies and r</w:t>
      </w:r>
      <w:r w:rsidR="00B46167">
        <w:t>epeat steps 1-1</w:t>
      </w:r>
      <w:r w:rsidR="005073FA">
        <w:t>3</w:t>
      </w:r>
      <w:r w:rsidR="00B46167">
        <w:t xml:space="preserve"> for all</w:t>
      </w:r>
    </w:p>
    <w:p w14:paraId="36CBF977" w14:textId="7A803713" w:rsidR="00922B55" w:rsidRDefault="00922B55" w:rsidP="00922B55">
      <w:pPr>
        <w:pStyle w:val="ListParagraph"/>
        <w:numPr>
          <w:ilvl w:val="1"/>
          <w:numId w:val="2"/>
        </w:numPr>
      </w:pPr>
      <w:r>
        <w:t xml:space="preserve">Build 1,000,000 Ebisuzaki surrogates of the climate target in the interval of </w:t>
      </w:r>
      <w:proofErr w:type="spellStart"/>
      <w:r>
        <w:t>hronology</w:t>
      </w:r>
      <w:proofErr w:type="spellEnd"/>
      <w:r>
        <w:t>-target overlap</w:t>
      </w:r>
    </w:p>
    <w:p w14:paraId="23CDBC0E" w14:textId="69190D1F" w:rsidR="00922B55" w:rsidRDefault="00922B55" w:rsidP="00922B55">
      <w:pPr>
        <w:pStyle w:val="ListParagraph"/>
        <w:numPr>
          <w:ilvl w:val="2"/>
          <w:numId w:val="2"/>
        </w:numPr>
      </w:pPr>
      <w:r>
        <w:t>Select the surrogate with the correlation most similar to the correlation between the chronology and target</w:t>
      </w:r>
    </w:p>
    <w:p w14:paraId="01195314" w14:textId="4DCAE1DC" w:rsidR="00F91F64" w:rsidRDefault="00F91F64" w:rsidP="00922B55">
      <w:pPr>
        <w:pStyle w:val="ListParagraph"/>
        <w:numPr>
          <w:ilvl w:val="2"/>
          <w:numId w:val="2"/>
        </w:numPr>
      </w:pPr>
      <w:r>
        <w:t>This time series serves as a synthetic mean-value chronology – a basis for building synthetic ring-width indices</w:t>
      </w:r>
    </w:p>
    <w:p w14:paraId="0611A03D" w14:textId="546E1BA4" w:rsidR="00922B55" w:rsidRDefault="00922B55" w:rsidP="00922B55">
      <w:pPr>
        <w:pStyle w:val="ListParagraph"/>
        <w:numPr>
          <w:ilvl w:val="1"/>
          <w:numId w:val="2"/>
        </w:numPr>
      </w:pPr>
      <w:r>
        <w:t>Build 50 random length Ebisuzaki surrogates</w:t>
      </w:r>
      <w:r w:rsidR="00F91F64">
        <w:t xml:space="preserve"> as ring-width indices</w:t>
      </w:r>
    </w:p>
    <w:p w14:paraId="1F2749D5" w14:textId="7B479666" w:rsidR="00F91F64" w:rsidRDefault="00F91F64" w:rsidP="00F91F64">
      <w:pPr>
        <w:pStyle w:val="ListParagraph"/>
        <w:numPr>
          <w:ilvl w:val="2"/>
          <w:numId w:val="2"/>
        </w:numPr>
      </w:pPr>
      <w:r>
        <w:t>A ring-width index is first modelled by 1000 Ebisuzaki surrogates</w:t>
      </w:r>
    </w:p>
    <w:p w14:paraId="0461D353" w14:textId="5C6BB503" w:rsidR="00F91F64" w:rsidRDefault="00F91F64" w:rsidP="00F91F64">
      <w:pPr>
        <w:pStyle w:val="ListParagraph"/>
        <w:numPr>
          <w:ilvl w:val="2"/>
          <w:numId w:val="2"/>
        </w:numPr>
      </w:pPr>
      <w:r>
        <w:lastRenderedPageBreak/>
        <w:t>The surrogates are rank-ordered by correlation to the synthetic mean-value chronology</w:t>
      </w:r>
    </w:p>
    <w:p w14:paraId="2B0C175F" w14:textId="41F9DB17" w:rsidR="00F91F64" w:rsidRDefault="00F91F64" w:rsidP="00F91F64">
      <w:pPr>
        <w:pStyle w:val="ListParagraph"/>
        <w:numPr>
          <w:ilvl w:val="2"/>
          <w:numId w:val="2"/>
        </w:numPr>
      </w:pPr>
      <w:r>
        <w:t>A synthetic ring-width index</w:t>
      </w:r>
      <w:r w:rsidR="00195C05">
        <w:t xml:space="preserve"> time series</w:t>
      </w:r>
      <w:r>
        <w:t xml:space="preserve"> is randomly selected from the subset of 95</w:t>
      </w:r>
      <w:r w:rsidRPr="00F91F64">
        <w:rPr>
          <w:vertAlign w:val="superscript"/>
        </w:rPr>
        <w:t>th</w:t>
      </w:r>
      <w:r>
        <w:t>- to 99</w:t>
      </w:r>
      <w:r w:rsidRPr="00F91F64">
        <w:rPr>
          <w:vertAlign w:val="superscript"/>
        </w:rPr>
        <w:t>th</w:t>
      </w:r>
      <w:r>
        <w:t>-percentile surrogates</w:t>
      </w:r>
    </w:p>
    <w:p w14:paraId="0A5D654E" w14:textId="3CFE5ADC" w:rsidR="00D67E71" w:rsidRDefault="00D67E71" w:rsidP="00D67E71">
      <w:r>
        <w:t xml:space="preserve">*Note that prediction intervals produced in step </w:t>
      </w:r>
      <w:proofErr w:type="gramStart"/>
      <w:r w:rsidR="005073FA">
        <w:t>9a</w:t>
      </w:r>
      <w:proofErr w:type="gramEnd"/>
      <w:r w:rsidR="005073FA">
        <w:t xml:space="preserve"> and b</w:t>
      </w:r>
      <w:r>
        <w:t xml:space="preserve"> are identical regardless of bootstrapping methods</w:t>
      </w:r>
      <w:r w:rsidR="005073FA">
        <w:t>.</w:t>
      </w:r>
    </w:p>
    <w:p w14:paraId="650D7B2D" w14:textId="69E3E0C0" w:rsidR="00445A68" w:rsidRDefault="00445A68">
      <w:r>
        <w:br w:type="page"/>
      </w:r>
      <w:bookmarkEnd w:id="194"/>
    </w:p>
    <w:sectPr w:rsidR="00445A6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lack, Bryan - (bryanblack)" w:date="2022-09-25T12:20:00Z" w:initials="BB(">
    <w:p w14:paraId="28BB12A2" w14:textId="77777777" w:rsidR="00DB692B" w:rsidRDefault="00DB692B" w:rsidP="00D527BF">
      <w:pPr>
        <w:pStyle w:val="CommentText"/>
      </w:pPr>
      <w:r>
        <w:rPr>
          <w:rStyle w:val="CommentReference"/>
        </w:rPr>
        <w:annotationRef/>
      </w:r>
      <w:r>
        <w:t xml:space="preserve">Had a difficult time following highlighted text. Perhaps better to discuss over the phone. </w:t>
      </w:r>
    </w:p>
  </w:comment>
  <w:comment w:id="1" w:author="David Edge" w:date="2022-09-28T16:30:00Z" w:initials="DE">
    <w:p w14:paraId="5B13AF35" w14:textId="77777777" w:rsidR="00357BB5" w:rsidRDefault="00357BB5" w:rsidP="000E68E2">
      <w:pPr>
        <w:pStyle w:val="CommentText"/>
      </w:pPr>
      <w:r>
        <w:rPr>
          <w:rStyle w:val="CommentReference"/>
        </w:rPr>
        <w:annotationRef/>
      </w:r>
      <w:r>
        <w:t>Added clarification</w:t>
      </w:r>
    </w:p>
  </w:comment>
  <w:comment w:id="18" w:author="Black, Bryan - (bryanblack)" w:date="2022-09-25T12:19:00Z" w:initials="BB(">
    <w:p w14:paraId="4F35491F" w14:textId="2F2EDBD8" w:rsidR="00DB692B" w:rsidRDefault="00FC62C7" w:rsidP="00AE586E">
      <w:pPr>
        <w:pStyle w:val="CommentText"/>
      </w:pPr>
      <w:r>
        <w:rPr>
          <w:rStyle w:val="CommentReference"/>
        </w:rPr>
        <w:annotationRef/>
      </w:r>
      <w:r w:rsidR="00DB692B">
        <w:t>Observed SST data are thin prior to 1920, so may need to justification that the early part of the record can be treated the same as the most recent.  Or this could be mentioned in the discussion.</w:t>
      </w:r>
    </w:p>
  </w:comment>
  <w:comment w:id="23" w:author="Black, Bryan - (bryanblack)" w:date="2022-09-25T12:44:00Z" w:initials="BB(">
    <w:p w14:paraId="53020742" w14:textId="77777777" w:rsidR="005A7043" w:rsidRDefault="005A7043" w:rsidP="005A7043">
      <w:pPr>
        <w:pStyle w:val="CommentText"/>
      </w:pPr>
      <w:r>
        <w:rPr>
          <w:rStyle w:val="CommentReference"/>
        </w:rPr>
        <w:annotationRef/>
      </w:r>
      <w:r>
        <w:t>Methods for sam dep should be introduced in methods</w:t>
      </w:r>
    </w:p>
  </w:comment>
  <w:comment w:id="25" w:author="Black, Bryan - (bryanblack)" w:date="2022-09-25T12:23:00Z" w:initials="BB(">
    <w:p w14:paraId="706467CD" w14:textId="77777777" w:rsidR="00DB692B" w:rsidRDefault="00DB692B" w:rsidP="00620C7C">
      <w:pPr>
        <w:pStyle w:val="CommentText"/>
      </w:pPr>
      <w:r>
        <w:rPr>
          <w:rStyle w:val="CommentReference"/>
        </w:rPr>
        <w:annotationRef/>
      </w:r>
      <w:r>
        <w:t xml:space="preserve">If we choose a random sample each year, does that break up the autocorrelation in the standardized meas time ser? Could that help explain why it performs poorly? An alternative is to sample complete measurement series , at least where such an approach is possible. </w:t>
      </w:r>
    </w:p>
  </w:comment>
  <w:comment w:id="26" w:author="David Edge" w:date="2022-09-27T10:32:00Z" w:initials="DE">
    <w:p w14:paraId="6A50670D" w14:textId="77777777" w:rsidR="004B7976" w:rsidRDefault="004B7976" w:rsidP="005B6F49">
      <w:pPr>
        <w:pStyle w:val="CommentText"/>
      </w:pPr>
      <w:r>
        <w:rPr>
          <w:rStyle w:val="CommentReference"/>
        </w:rPr>
        <w:annotationRef/>
      </w:r>
      <w:r>
        <w:t>Sampling series is reasonable when possible, but I wanted to have complete control over sample depth to see how that impacted the prediction intervals. I do address the problems with this bootstrapping method in the discussion</w:t>
      </w:r>
    </w:p>
  </w:comment>
  <w:comment w:id="104" w:author="Black, Bryan - (bryanblack)" w:date="2022-09-25T12:44:00Z" w:initials="BB(">
    <w:p w14:paraId="3502E053" w14:textId="24227B31" w:rsidR="00650276" w:rsidRDefault="00650276" w:rsidP="00E15EB2">
      <w:pPr>
        <w:pStyle w:val="CommentText"/>
      </w:pPr>
      <w:r>
        <w:rPr>
          <w:rStyle w:val="CommentReference"/>
        </w:rPr>
        <w:annotationRef/>
      </w:r>
      <w:r>
        <w:t>Methods for sam dep should be introduced in methods</w:t>
      </w:r>
    </w:p>
  </w:comment>
  <w:comment w:id="105" w:author="David Edge" w:date="2022-09-28T16:24:00Z" w:initials="DE">
    <w:p w14:paraId="102FD8A9" w14:textId="77777777" w:rsidR="00780FFA" w:rsidRDefault="00780FFA" w:rsidP="00FB48BF">
      <w:pPr>
        <w:pStyle w:val="CommentText"/>
      </w:pPr>
      <w:r>
        <w:rPr>
          <w:rStyle w:val="CommentReference"/>
        </w:rPr>
        <w:annotationRef/>
      </w:r>
      <w:r>
        <w:t>Moved</w:t>
      </w:r>
    </w:p>
  </w:comment>
  <w:comment w:id="110" w:author="Black, Bryan - (bryanblack)" w:date="2022-09-25T12:45:00Z" w:initials="BB(">
    <w:p w14:paraId="47FD8A9B" w14:textId="7B521482" w:rsidR="001A2AC5" w:rsidRDefault="001A2AC5" w:rsidP="00AA3E9A">
      <w:pPr>
        <w:pStyle w:val="CommentText"/>
      </w:pPr>
      <w:r>
        <w:rPr>
          <w:rStyle w:val="CommentReference"/>
        </w:rPr>
        <w:annotationRef/>
      </w:r>
      <w:r>
        <w:t>Fill this out a little more to make a paragraph - perhaps 3 sentences.</w:t>
      </w:r>
    </w:p>
  </w:comment>
  <w:comment w:id="111" w:author="David Edge" w:date="2022-09-28T16:24:00Z" w:initials="DE">
    <w:p w14:paraId="12972702" w14:textId="77777777" w:rsidR="00780FFA" w:rsidRDefault="00780FFA" w:rsidP="00101555">
      <w:pPr>
        <w:pStyle w:val="CommentText"/>
      </w:pPr>
      <w:r>
        <w:rPr>
          <w:rStyle w:val="CommentReference"/>
        </w:rPr>
        <w:annotationRef/>
      </w:r>
      <w:r>
        <w:t>done</w:t>
      </w:r>
    </w:p>
  </w:comment>
  <w:comment w:id="123" w:author="Black, Bryan - (bryanblack)" w:date="2022-09-25T12:48:00Z" w:initials="BB(">
    <w:p w14:paraId="482AD8DA" w14:textId="343EFE30" w:rsidR="001A2AC5" w:rsidRDefault="001A2AC5" w:rsidP="00B3042B">
      <w:pPr>
        <w:pStyle w:val="CommentText"/>
      </w:pPr>
      <w:r>
        <w:rPr>
          <w:rStyle w:val="CommentReference"/>
        </w:rPr>
        <w:annotationRef/>
      </w:r>
      <w:r>
        <w:t>Does Arrowsmith have negative autocorrelation? That's what it looks like in Fig 3</w:t>
      </w:r>
    </w:p>
  </w:comment>
  <w:comment w:id="124" w:author="David Edge" w:date="2022-09-28T16:26:00Z" w:initials="DE">
    <w:p w14:paraId="7062E56F" w14:textId="77777777" w:rsidR="00357BB5" w:rsidRDefault="00357BB5" w:rsidP="00AD3AFB">
      <w:pPr>
        <w:pStyle w:val="CommentText"/>
      </w:pPr>
      <w:r>
        <w:rPr>
          <w:rStyle w:val="CommentReference"/>
        </w:rPr>
        <w:annotationRef/>
      </w:r>
      <w:r>
        <w:t>The red line is AR1=0.25. Added to figure description</w:t>
      </w:r>
    </w:p>
  </w:comment>
  <w:comment w:id="127" w:author="Black, Bryan - (bryanblack)" w:date="2022-09-25T12:57:00Z" w:initials="BB(">
    <w:p w14:paraId="7B7B834B" w14:textId="5A8C0704" w:rsidR="00EA7E4C" w:rsidRDefault="00EA7E4C" w:rsidP="00C60A8A">
      <w:pPr>
        <w:pStyle w:val="CommentText"/>
      </w:pPr>
      <w:r>
        <w:rPr>
          <w:rStyle w:val="CommentReference"/>
        </w:rPr>
        <w:annotationRef/>
      </w:r>
      <w:r>
        <w:t xml:space="preserve">Avoid citing figures in the Discussion. This will also help avoid repeating results stated above. </w:t>
      </w:r>
    </w:p>
  </w:comment>
  <w:comment w:id="128" w:author="David Edge" w:date="2022-09-28T09:39:00Z" w:initials="DE">
    <w:p w14:paraId="4CF85BF8" w14:textId="77777777" w:rsidR="00726297" w:rsidRDefault="00726297" w:rsidP="00A11613">
      <w:pPr>
        <w:pStyle w:val="CommentText"/>
      </w:pPr>
      <w:r>
        <w:rPr>
          <w:rStyle w:val="CommentReference"/>
        </w:rPr>
        <w:annotationRef/>
      </w:r>
      <w:r>
        <w:t>I cut out the sentence that is close to a repeat of the text you highlighted in the results. Also cut all but 2-3 figure cites in the discussion</w:t>
      </w:r>
    </w:p>
  </w:comment>
  <w:comment w:id="129" w:author="Black, Bryan - (bryanblack)" w:date="2022-09-25T12:54:00Z" w:initials="BB(">
    <w:p w14:paraId="058A82ED" w14:textId="0B31015C" w:rsidR="000653AC" w:rsidRDefault="000653AC" w:rsidP="007E3F66">
      <w:pPr>
        <w:pStyle w:val="CommentText"/>
      </w:pPr>
      <w:r>
        <w:rPr>
          <w:rStyle w:val="CommentReference"/>
        </w:rPr>
        <w:annotationRef/>
      </w:r>
      <w:r>
        <w:t>May need to explain somewhere what the heck ME Boot is. This will be new to most dendrochronologists. If it can be de-mystified, it will be used more widely.</w:t>
      </w:r>
    </w:p>
  </w:comment>
  <w:comment w:id="130" w:author="David Edge" w:date="2022-09-28T08:34:00Z" w:initials="DE">
    <w:p w14:paraId="744F1C57" w14:textId="77777777" w:rsidR="001C5CCC" w:rsidRDefault="001C5CCC" w:rsidP="0037769C">
      <w:pPr>
        <w:pStyle w:val="CommentText"/>
      </w:pPr>
      <w:r>
        <w:rPr>
          <w:rStyle w:val="CommentReference"/>
        </w:rPr>
        <w:annotationRef/>
      </w:r>
      <w:r>
        <w:t>Added description to methods</w:t>
      </w:r>
    </w:p>
  </w:comment>
  <w:comment w:id="138" w:author="Black, Bryan - (bryanblack)" w:date="2022-09-25T12:56:00Z" w:initials="BB(">
    <w:p w14:paraId="5860888F" w14:textId="375E1183" w:rsidR="000653AC" w:rsidRDefault="000653AC" w:rsidP="00392B18">
      <w:pPr>
        <w:pStyle w:val="CommentText"/>
      </w:pPr>
      <w:r>
        <w:rPr>
          <w:rStyle w:val="CommentReference"/>
        </w:rPr>
        <w:annotationRef/>
      </w:r>
      <w:r>
        <w:t xml:space="preserve">Update: I see here the description of MEBoot. But my comment about de-mystifying still stands. </w:t>
      </w:r>
    </w:p>
  </w:comment>
  <w:comment w:id="139" w:author="David Edge" w:date="2022-09-28T08:42:00Z" w:initials="DE">
    <w:p w14:paraId="67A4839E" w14:textId="77777777" w:rsidR="005075A3" w:rsidRDefault="005075A3" w:rsidP="000D421D">
      <w:pPr>
        <w:pStyle w:val="CommentText"/>
      </w:pPr>
      <w:r>
        <w:rPr>
          <w:rStyle w:val="CommentReference"/>
        </w:rPr>
        <w:annotationRef/>
      </w:r>
      <w:r>
        <w:t>Hopefully the example helps</w:t>
      </w:r>
    </w:p>
  </w:comment>
  <w:comment w:id="155" w:author="Black, Bryan - (bryanblack)" w:date="2022-09-25T13:01:00Z" w:initials="BB(">
    <w:p w14:paraId="2537B64D" w14:textId="2394D34B" w:rsidR="00EA7E4C" w:rsidRDefault="00EA7E4C" w:rsidP="00413466">
      <w:pPr>
        <w:pStyle w:val="CommentText"/>
      </w:pPr>
      <w:r>
        <w:rPr>
          <w:rStyle w:val="CommentReference"/>
        </w:rPr>
        <w:annotationRef/>
      </w:r>
      <w:r>
        <w:t>This paragraph could be worded more plainly. Many time series have autocorrelation. If we choose years at random, we break that autocorrelation structure and may therefore not adequately represent the data. Thus, it is best to maintain the autocorreaiton structure,, which is what ME Boot does.</w:t>
      </w:r>
    </w:p>
  </w:comment>
  <w:comment w:id="156" w:author="David Edge" w:date="2022-09-28T09:08:00Z" w:initials="DE">
    <w:p w14:paraId="67C7B409" w14:textId="77777777" w:rsidR="00F60BC0" w:rsidRDefault="00F60BC0" w:rsidP="00BC434F">
      <w:pPr>
        <w:pStyle w:val="CommentText"/>
      </w:pPr>
      <w:r>
        <w:rPr>
          <w:rStyle w:val="CommentReference"/>
        </w:rPr>
        <w:annotationRef/>
      </w:r>
      <w:r>
        <w:t>I'm trying to get at how the autocorrelation structure relates to the regression and the validity of the regression coefficients outside the calibration period. This is basically the same question as how to choose calibration-verification periods for RE/CE calcs</w:t>
      </w:r>
    </w:p>
  </w:comment>
  <w:comment w:id="164" w:author="Black, Bryan - (bryanblack)" w:date="2022-09-25T13:03:00Z" w:initials="BB(">
    <w:p w14:paraId="5FDA6B09" w14:textId="6305564A" w:rsidR="008C7DD5" w:rsidRDefault="008C7DD5" w:rsidP="0025211D">
      <w:pPr>
        <w:pStyle w:val="CommentText"/>
      </w:pPr>
      <w:r>
        <w:rPr>
          <w:rStyle w:val="CommentReference"/>
        </w:rPr>
        <w:annotationRef/>
      </w:r>
      <w:r>
        <w:t xml:space="preserve">Might also note the possibility of randomly selecting entire time series (or chronologies) with replacement for the bootstrapping. This would preserve autocorr structure but would also require overlap by contributing time series, which isn't always a possibility, esp with dead-collected samples. </w:t>
      </w:r>
    </w:p>
  </w:comment>
  <w:comment w:id="165" w:author="David Edge" w:date="2022-09-28T09:22:00Z" w:initials="DE">
    <w:p w14:paraId="5CA3FC7E" w14:textId="77777777" w:rsidR="008D3311" w:rsidRDefault="008D3311" w:rsidP="002B6BEB">
      <w:pPr>
        <w:pStyle w:val="CommentText"/>
      </w:pPr>
      <w:r>
        <w:rPr>
          <w:rStyle w:val="CommentReference"/>
        </w:rPr>
        <w:annotationRef/>
      </w:r>
      <w:r>
        <w:t>See caveats paragraph below</w:t>
      </w:r>
    </w:p>
  </w:comment>
  <w:comment w:id="167" w:author="Black, Bryan - (bryanblack)" w:date="2022-09-25T13:04:00Z" w:initials="BB(">
    <w:p w14:paraId="6DF0589E" w14:textId="2C460710" w:rsidR="008C7DD5" w:rsidRDefault="008C7DD5" w:rsidP="00BE7583">
      <w:pPr>
        <w:pStyle w:val="CommentText"/>
      </w:pPr>
      <w:r>
        <w:rPr>
          <w:rStyle w:val="CommentReference"/>
        </w:rPr>
        <w:annotationRef/>
      </w:r>
      <w:r>
        <w:t>See previous comment about selecting entire time series (not just one year at a time).</w:t>
      </w:r>
    </w:p>
  </w:comment>
  <w:comment w:id="168" w:author="David Edge" w:date="2022-09-28T09:22:00Z" w:initials="DE">
    <w:p w14:paraId="34E483D9" w14:textId="77777777" w:rsidR="008D3311" w:rsidRDefault="008D3311" w:rsidP="004A1981">
      <w:pPr>
        <w:pStyle w:val="CommentText"/>
      </w:pPr>
      <w:r>
        <w:rPr>
          <w:rStyle w:val="CommentReference"/>
        </w:rPr>
        <w:annotationRef/>
      </w:r>
      <w:r>
        <w:t>added</w:t>
      </w:r>
    </w:p>
  </w:comment>
  <w:comment w:id="181" w:author="Black, Bryan - (bryanblack)" w:date="2022-09-25T13:05:00Z" w:initials="BB(">
    <w:p w14:paraId="555B18DB" w14:textId="1C025AC1" w:rsidR="008C7DD5" w:rsidRDefault="008C7DD5" w:rsidP="004E68C1">
      <w:pPr>
        <w:pStyle w:val="CommentText"/>
      </w:pPr>
      <w:r>
        <w:rPr>
          <w:rStyle w:val="CommentReference"/>
        </w:rPr>
        <w:annotationRef/>
      </w:r>
      <w:r>
        <w:t>Might also consider a few sentences about why error estimation is so critical - need to be able to accurately discern the "signal" in a reconstruction from the non-significant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BB12A2" w15:done="0"/>
  <w15:commentEx w15:paraId="5B13AF35" w15:paraIdParent="28BB12A2" w15:done="0"/>
  <w15:commentEx w15:paraId="4F35491F" w15:done="0"/>
  <w15:commentEx w15:paraId="53020742" w15:done="0"/>
  <w15:commentEx w15:paraId="706467CD" w15:done="0"/>
  <w15:commentEx w15:paraId="6A50670D" w15:paraIdParent="706467CD" w15:done="0"/>
  <w15:commentEx w15:paraId="3502E053" w15:done="0"/>
  <w15:commentEx w15:paraId="102FD8A9" w15:paraIdParent="3502E053" w15:done="0"/>
  <w15:commentEx w15:paraId="47FD8A9B" w15:done="0"/>
  <w15:commentEx w15:paraId="12972702" w15:paraIdParent="47FD8A9B" w15:done="0"/>
  <w15:commentEx w15:paraId="482AD8DA" w15:done="0"/>
  <w15:commentEx w15:paraId="7062E56F" w15:paraIdParent="482AD8DA" w15:done="0"/>
  <w15:commentEx w15:paraId="7B7B834B" w15:done="0"/>
  <w15:commentEx w15:paraId="4CF85BF8" w15:paraIdParent="7B7B834B" w15:done="0"/>
  <w15:commentEx w15:paraId="058A82ED" w15:done="0"/>
  <w15:commentEx w15:paraId="744F1C57" w15:paraIdParent="058A82ED" w15:done="0"/>
  <w15:commentEx w15:paraId="5860888F" w15:done="0"/>
  <w15:commentEx w15:paraId="67A4839E" w15:paraIdParent="5860888F" w15:done="0"/>
  <w15:commentEx w15:paraId="2537B64D" w15:done="0"/>
  <w15:commentEx w15:paraId="67C7B409" w15:paraIdParent="2537B64D" w15:done="0"/>
  <w15:commentEx w15:paraId="5FDA6B09" w15:done="0"/>
  <w15:commentEx w15:paraId="5CA3FC7E" w15:paraIdParent="5FDA6B09" w15:done="0"/>
  <w15:commentEx w15:paraId="6DF0589E" w15:done="0"/>
  <w15:commentEx w15:paraId="34E483D9" w15:paraIdParent="6DF0589E" w15:done="0"/>
  <w15:commentEx w15:paraId="555B18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AC610" w16cex:dateUtc="2022-09-25T19:20:00Z"/>
  <w16cex:commentExtensible w16cex:durableId="26DEF508" w16cex:dateUtc="2022-09-28T23:30:00Z"/>
  <w16cex:commentExtensible w16cex:durableId="26DAC5C5" w16cex:dateUtc="2022-09-25T19:19:00Z"/>
  <w16cex:commentExtensible w16cex:durableId="26DD5129" w16cex:dateUtc="2022-09-25T19:44:00Z"/>
  <w16cex:commentExtensible w16cex:durableId="26DAC6D1" w16cex:dateUtc="2022-09-25T19:23:00Z"/>
  <w16cex:commentExtensible w16cex:durableId="26DD4FDA" w16cex:dateUtc="2022-09-27T17:32:00Z"/>
  <w16cex:commentExtensible w16cex:durableId="26DACBC2" w16cex:dateUtc="2022-09-25T19:44:00Z"/>
  <w16cex:commentExtensible w16cex:durableId="26DEF3BE" w16cex:dateUtc="2022-09-28T23:24:00Z"/>
  <w16cex:commentExtensible w16cex:durableId="26DACC02" w16cex:dateUtc="2022-09-25T19:45:00Z"/>
  <w16cex:commentExtensible w16cex:durableId="26DEF3C1" w16cex:dateUtc="2022-09-28T23:24:00Z"/>
  <w16cex:commentExtensible w16cex:durableId="26DACC8E" w16cex:dateUtc="2022-09-25T19:48:00Z"/>
  <w16cex:commentExtensible w16cex:durableId="26DEF418" w16cex:dateUtc="2022-09-28T23:26:00Z"/>
  <w16cex:commentExtensible w16cex:durableId="26DACEB6" w16cex:dateUtc="2022-09-25T19:57:00Z"/>
  <w16cex:commentExtensible w16cex:durableId="26DE94C5" w16cex:dateUtc="2022-09-28T16:39:00Z"/>
  <w16cex:commentExtensible w16cex:durableId="26DACE11" w16cex:dateUtc="2022-09-25T19:54:00Z"/>
  <w16cex:commentExtensible w16cex:durableId="26DE85A0" w16cex:dateUtc="2022-09-28T15:34:00Z"/>
  <w16cex:commentExtensible w16cex:durableId="26DACE7F" w16cex:dateUtc="2022-09-25T19:56:00Z"/>
  <w16cex:commentExtensible w16cex:durableId="26DE8779" w16cex:dateUtc="2022-09-28T15:42:00Z"/>
  <w16cex:commentExtensible w16cex:durableId="26DACF9B" w16cex:dateUtc="2022-09-25T20:01:00Z"/>
  <w16cex:commentExtensible w16cex:durableId="26DE8DAB" w16cex:dateUtc="2022-09-28T16:08:00Z"/>
  <w16cex:commentExtensible w16cex:durableId="26DAD012" w16cex:dateUtc="2022-09-25T20:03:00Z"/>
  <w16cex:commentExtensible w16cex:durableId="26DE90E3" w16cex:dateUtc="2022-09-28T16:22:00Z"/>
  <w16cex:commentExtensible w16cex:durableId="26DAD052" w16cex:dateUtc="2022-09-25T20:04:00Z"/>
  <w16cex:commentExtensible w16cex:durableId="26DE90C6" w16cex:dateUtc="2022-09-28T16:22:00Z"/>
  <w16cex:commentExtensible w16cex:durableId="26DAD09A" w16cex:dateUtc="2022-09-25T2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BB12A2" w16cid:durableId="26DAC610"/>
  <w16cid:commentId w16cid:paraId="5B13AF35" w16cid:durableId="26DEF508"/>
  <w16cid:commentId w16cid:paraId="4F35491F" w16cid:durableId="26DAC5C5"/>
  <w16cid:commentId w16cid:paraId="53020742" w16cid:durableId="26DD5129"/>
  <w16cid:commentId w16cid:paraId="706467CD" w16cid:durableId="26DAC6D1"/>
  <w16cid:commentId w16cid:paraId="6A50670D" w16cid:durableId="26DD4FDA"/>
  <w16cid:commentId w16cid:paraId="3502E053" w16cid:durableId="26DACBC2"/>
  <w16cid:commentId w16cid:paraId="102FD8A9" w16cid:durableId="26DEF3BE"/>
  <w16cid:commentId w16cid:paraId="47FD8A9B" w16cid:durableId="26DACC02"/>
  <w16cid:commentId w16cid:paraId="12972702" w16cid:durableId="26DEF3C1"/>
  <w16cid:commentId w16cid:paraId="482AD8DA" w16cid:durableId="26DACC8E"/>
  <w16cid:commentId w16cid:paraId="7062E56F" w16cid:durableId="26DEF418"/>
  <w16cid:commentId w16cid:paraId="7B7B834B" w16cid:durableId="26DACEB6"/>
  <w16cid:commentId w16cid:paraId="4CF85BF8" w16cid:durableId="26DE94C5"/>
  <w16cid:commentId w16cid:paraId="058A82ED" w16cid:durableId="26DACE11"/>
  <w16cid:commentId w16cid:paraId="744F1C57" w16cid:durableId="26DE85A0"/>
  <w16cid:commentId w16cid:paraId="5860888F" w16cid:durableId="26DACE7F"/>
  <w16cid:commentId w16cid:paraId="67A4839E" w16cid:durableId="26DE8779"/>
  <w16cid:commentId w16cid:paraId="2537B64D" w16cid:durableId="26DACF9B"/>
  <w16cid:commentId w16cid:paraId="67C7B409" w16cid:durableId="26DE8DAB"/>
  <w16cid:commentId w16cid:paraId="5FDA6B09" w16cid:durableId="26DAD012"/>
  <w16cid:commentId w16cid:paraId="5CA3FC7E" w16cid:durableId="26DE90E3"/>
  <w16cid:commentId w16cid:paraId="6DF0589E" w16cid:durableId="26DAD052"/>
  <w16cid:commentId w16cid:paraId="34E483D9" w16cid:durableId="26DE90C6"/>
  <w16cid:commentId w16cid:paraId="555B18DB" w16cid:durableId="26DAD0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1F28"/>
    <w:multiLevelType w:val="hybridMultilevel"/>
    <w:tmpl w:val="037CEF5C"/>
    <w:lvl w:ilvl="0" w:tplc="BC6E5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674ADE"/>
    <w:multiLevelType w:val="hybridMultilevel"/>
    <w:tmpl w:val="41A6DB24"/>
    <w:lvl w:ilvl="0" w:tplc="899A3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20071B"/>
    <w:multiLevelType w:val="hybridMultilevel"/>
    <w:tmpl w:val="B33ED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93D1C"/>
    <w:multiLevelType w:val="hybridMultilevel"/>
    <w:tmpl w:val="3526653A"/>
    <w:lvl w:ilvl="0" w:tplc="698A6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980831">
    <w:abstractNumId w:val="1"/>
  </w:num>
  <w:num w:numId="2" w16cid:durableId="1073965429">
    <w:abstractNumId w:val="2"/>
  </w:num>
  <w:num w:numId="3" w16cid:durableId="862480141">
    <w:abstractNumId w:val="3"/>
  </w:num>
  <w:num w:numId="4" w16cid:durableId="75905777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lack, Bryan - (bryanblack)">
    <w15:presenceInfo w15:providerId="None" w15:userId="Black, Bryan - (bryanblack)"/>
  </w15:person>
  <w15:person w15:author="David Edge">
    <w15:presenceInfo w15:providerId="Windows Live" w15:userId="32f605b86079e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9B7"/>
    <w:rsid w:val="00006712"/>
    <w:rsid w:val="00016C5B"/>
    <w:rsid w:val="00041F12"/>
    <w:rsid w:val="0004209C"/>
    <w:rsid w:val="00044011"/>
    <w:rsid w:val="00050DBE"/>
    <w:rsid w:val="000653AC"/>
    <w:rsid w:val="00067CB6"/>
    <w:rsid w:val="000766FD"/>
    <w:rsid w:val="00081EE6"/>
    <w:rsid w:val="00086797"/>
    <w:rsid w:val="00090DB0"/>
    <w:rsid w:val="00091ED3"/>
    <w:rsid w:val="00095E70"/>
    <w:rsid w:val="00097960"/>
    <w:rsid w:val="000B78AB"/>
    <w:rsid w:val="000C7C73"/>
    <w:rsid w:val="000E7B79"/>
    <w:rsid w:val="00125055"/>
    <w:rsid w:val="00136B34"/>
    <w:rsid w:val="001477B6"/>
    <w:rsid w:val="001618ED"/>
    <w:rsid w:val="0017193B"/>
    <w:rsid w:val="00177350"/>
    <w:rsid w:val="00177F5C"/>
    <w:rsid w:val="001941D9"/>
    <w:rsid w:val="00195C05"/>
    <w:rsid w:val="00196B3F"/>
    <w:rsid w:val="001A090D"/>
    <w:rsid w:val="001A2AC5"/>
    <w:rsid w:val="001A2B80"/>
    <w:rsid w:val="001A40B8"/>
    <w:rsid w:val="001A4B87"/>
    <w:rsid w:val="001B307A"/>
    <w:rsid w:val="001C359B"/>
    <w:rsid w:val="001C5CCC"/>
    <w:rsid w:val="001D043B"/>
    <w:rsid w:val="001D27CB"/>
    <w:rsid w:val="001D3305"/>
    <w:rsid w:val="001D3CE8"/>
    <w:rsid w:val="001D4BBB"/>
    <w:rsid w:val="001E7F4E"/>
    <w:rsid w:val="001F7DA2"/>
    <w:rsid w:val="00200048"/>
    <w:rsid w:val="0020407A"/>
    <w:rsid w:val="002113EE"/>
    <w:rsid w:val="00213B29"/>
    <w:rsid w:val="00215BF8"/>
    <w:rsid w:val="00223335"/>
    <w:rsid w:val="0024519A"/>
    <w:rsid w:val="0025407F"/>
    <w:rsid w:val="00255348"/>
    <w:rsid w:val="00257F8C"/>
    <w:rsid w:val="00282477"/>
    <w:rsid w:val="00293225"/>
    <w:rsid w:val="002A7F9A"/>
    <w:rsid w:val="002B0AF4"/>
    <w:rsid w:val="002C5D6A"/>
    <w:rsid w:val="00301B8D"/>
    <w:rsid w:val="00302514"/>
    <w:rsid w:val="003138C5"/>
    <w:rsid w:val="00316C01"/>
    <w:rsid w:val="00317F69"/>
    <w:rsid w:val="00323654"/>
    <w:rsid w:val="0032365F"/>
    <w:rsid w:val="0033562E"/>
    <w:rsid w:val="00350339"/>
    <w:rsid w:val="00357BB5"/>
    <w:rsid w:val="00365127"/>
    <w:rsid w:val="003739C8"/>
    <w:rsid w:val="00381399"/>
    <w:rsid w:val="003827A2"/>
    <w:rsid w:val="003925A8"/>
    <w:rsid w:val="00394FF4"/>
    <w:rsid w:val="003A55D4"/>
    <w:rsid w:val="003C4C05"/>
    <w:rsid w:val="003D135A"/>
    <w:rsid w:val="003D288F"/>
    <w:rsid w:val="003E7C92"/>
    <w:rsid w:val="00401660"/>
    <w:rsid w:val="00410940"/>
    <w:rsid w:val="0041421B"/>
    <w:rsid w:val="00415EB6"/>
    <w:rsid w:val="0041772F"/>
    <w:rsid w:val="00430FE2"/>
    <w:rsid w:val="00442859"/>
    <w:rsid w:val="00445A68"/>
    <w:rsid w:val="0045313E"/>
    <w:rsid w:val="004708D5"/>
    <w:rsid w:val="004737DE"/>
    <w:rsid w:val="004818E6"/>
    <w:rsid w:val="004A4806"/>
    <w:rsid w:val="004B6665"/>
    <w:rsid w:val="004B7976"/>
    <w:rsid w:val="004D076D"/>
    <w:rsid w:val="004D0EA5"/>
    <w:rsid w:val="004D1122"/>
    <w:rsid w:val="004D1BAE"/>
    <w:rsid w:val="004D36C6"/>
    <w:rsid w:val="005051A4"/>
    <w:rsid w:val="00506122"/>
    <w:rsid w:val="005073FA"/>
    <w:rsid w:val="005075A3"/>
    <w:rsid w:val="00507A8F"/>
    <w:rsid w:val="00511237"/>
    <w:rsid w:val="00512BF2"/>
    <w:rsid w:val="0051533A"/>
    <w:rsid w:val="00521F4A"/>
    <w:rsid w:val="00576219"/>
    <w:rsid w:val="00584D6F"/>
    <w:rsid w:val="00586741"/>
    <w:rsid w:val="00591B7D"/>
    <w:rsid w:val="00595EC5"/>
    <w:rsid w:val="005A6BDE"/>
    <w:rsid w:val="005A7043"/>
    <w:rsid w:val="005B2A31"/>
    <w:rsid w:val="005C41A8"/>
    <w:rsid w:val="005D6ACD"/>
    <w:rsid w:val="005E0488"/>
    <w:rsid w:val="005E210C"/>
    <w:rsid w:val="005F16FA"/>
    <w:rsid w:val="005F4953"/>
    <w:rsid w:val="006111DF"/>
    <w:rsid w:val="00621B64"/>
    <w:rsid w:val="006252A5"/>
    <w:rsid w:val="006259B7"/>
    <w:rsid w:val="00626DD6"/>
    <w:rsid w:val="006270D5"/>
    <w:rsid w:val="00634689"/>
    <w:rsid w:val="006369CA"/>
    <w:rsid w:val="00640362"/>
    <w:rsid w:val="00645B93"/>
    <w:rsid w:val="00646CEA"/>
    <w:rsid w:val="0064704A"/>
    <w:rsid w:val="00650276"/>
    <w:rsid w:val="006863C0"/>
    <w:rsid w:val="006A216F"/>
    <w:rsid w:val="006B12E1"/>
    <w:rsid w:val="006B1D70"/>
    <w:rsid w:val="006B1E08"/>
    <w:rsid w:val="006C0D68"/>
    <w:rsid w:val="006D0930"/>
    <w:rsid w:val="006D2FFB"/>
    <w:rsid w:val="006D7DB3"/>
    <w:rsid w:val="00702ADF"/>
    <w:rsid w:val="007130B8"/>
    <w:rsid w:val="00726297"/>
    <w:rsid w:val="00731DE4"/>
    <w:rsid w:val="00737E43"/>
    <w:rsid w:val="00761B80"/>
    <w:rsid w:val="007715E7"/>
    <w:rsid w:val="007767BE"/>
    <w:rsid w:val="00780FFA"/>
    <w:rsid w:val="00794563"/>
    <w:rsid w:val="007A6D71"/>
    <w:rsid w:val="007C43BA"/>
    <w:rsid w:val="007C7614"/>
    <w:rsid w:val="007C7E78"/>
    <w:rsid w:val="007D02BE"/>
    <w:rsid w:val="007E441C"/>
    <w:rsid w:val="007F27DA"/>
    <w:rsid w:val="007F4100"/>
    <w:rsid w:val="0081007E"/>
    <w:rsid w:val="008113D5"/>
    <w:rsid w:val="0081217A"/>
    <w:rsid w:val="00817A61"/>
    <w:rsid w:val="008213EF"/>
    <w:rsid w:val="008332D1"/>
    <w:rsid w:val="00840E62"/>
    <w:rsid w:val="008415DF"/>
    <w:rsid w:val="00854870"/>
    <w:rsid w:val="00855965"/>
    <w:rsid w:val="008962FF"/>
    <w:rsid w:val="00896A45"/>
    <w:rsid w:val="008A5FF3"/>
    <w:rsid w:val="008C1C02"/>
    <w:rsid w:val="008C4D4E"/>
    <w:rsid w:val="008C4E3A"/>
    <w:rsid w:val="008C7C10"/>
    <w:rsid w:val="008C7DD5"/>
    <w:rsid w:val="008D3311"/>
    <w:rsid w:val="008D5E24"/>
    <w:rsid w:val="008E7811"/>
    <w:rsid w:val="00902F26"/>
    <w:rsid w:val="009056DF"/>
    <w:rsid w:val="00922B55"/>
    <w:rsid w:val="00925229"/>
    <w:rsid w:val="00930BFC"/>
    <w:rsid w:val="0093103E"/>
    <w:rsid w:val="00932FED"/>
    <w:rsid w:val="009406D8"/>
    <w:rsid w:val="00984788"/>
    <w:rsid w:val="009A7EA0"/>
    <w:rsid w:val="009B304C"/>
    <w:rsid w:val="009C6C6C"/>
    <w:rsid w:val="009D20E1"/>
    <w:rsid w:val="009D35E0"/>
    <w:rsid w:val="009D5A1F"/>
    <w:rsid w:val="009E60EC"/>
    <w:rsid w:val="009F15BE"/>
    <w:rsid w:val="009F5747"/>
    <w:rsid w:val="009F6302"/>
    <w:rsid w:val="009F76E7"/>
    <w:rsid w:val="00A0243A"/>
    <w:rsid w:val="00A0790E"/>
    <w:rsid w:val="00A102E9"/>
    <w:rsid w:val="00A23250"/>
    <w:rsid w:val="00A343EF"/>
    <w:rsid w:val="00A46258"/>
    <w:rsid w:val="00A54692"/>
    <w:rsid w:val="00A57536"/>
    <w:rsid w:val="00A63BAB"/>
    <w:rsid w:val="00A64759"/>
    <w:rsid w:val="00A7754E"/>
    <w:rsid w:val="00A8773A"/>
    <w:rsid w:val="00AB3866"/>
    <w:rsid w:val="00AF5E2C"/>
    <w:rsid w:val="00AF6679"/>
    <w:rsid w:val="00AF712D"/>
    <w:rsid w:val="00B00577"/>
    <w:rsid w:val="00B07C59"/>
    <w:rsid w:val="00B1147E"/>
    <w:rsid w:val="00B15B78"/>
    <w:rsid w:val="00B4205A"/>
    <w:rsid w:val="00B46167"/>
    <w:rsid w:val="00B509D8"/>
    <w:rsid w:val="00B54E72"/>
    <w:rsid w:val="00B6125A"/>
    <w:rsid w:val="00B649D8"/>
    <w:rsid w:val="00B666AA"/>
    <w:rsid w:val="00B7081C"/>
    <w:rsid w:val="00B71192"/>
    <w:rsid w:val="00B7328F"/>
    <w:rsid w:val="00B749AF"/>
    <w:rsid w:val="00B831C2"/>
    <w:rsid w:val="00B9018F"/>
    <w:rsid w:val="00B936B6"/>
    <w:rsid w:val="00B942B2"/>
    <w:rsid w:val="00BB5B61"/>
    <w:rsid w:val="00BD3F22"/>
    <w:rsid w:val="00BD5752"/>
    <w:rsid w:val="00BD744C"/>
    <w:rsid w:val="00BF01B6"/>
    <w:rsid w:val="00C03353"/>
    <w:rsid w:val="00C20E69"/>
    <w:rsid w:val="00C43656"/>
    <w:rsid w:val="00C44D7D"/>
    <w:rsid w:val="00C64657"/>
    <w:rsid w:val="00C76257"/>
    <w:rsid w:val="00C80F73"/>
    <w:rsid w:val="00CA62EA"/>
    <w:rsid w:val="00CB0BC2"/>
    <w:rsid w:val="00CB3C11"/>
    <w:rsid w:val="00CC0251"/>
    <w:rsid w:val="00CD17FE"/>
    <w:rsid w:val="00CD485F"/>
    <w:rsid w:val="00CE2011"/>
    <w:rsid w:val="00CE75A8"/>
    <w:rsid w:val="00CF2968"/>
    <w:rsid w:val="00D02CAF"/>
    <w:rsid w:val="00D30537"/>
    <w:rsid w:val="00D3202A"/>
    <w:rsid w:val="00D35EE0"/>
    <w:rsid w:val="00D417E9"/>
    <w:rsid w:val="00D547E0"/>
    <w:rsid w:val="00D55885"/>
    <w:rsid w:val="00D64217"/>
    <w:rsid w:val="00D67E71"/>
    <w:rsid w:val="00D70DE0"/>
    <w:rsid w:val="00D8246B"/>
    <w:rsid w:val="00DA2534"/>
    <w:rsid w:val="00DB692B"/>
    <w:rsid w:val="00DC3200"/>
    <w:rsid w:val="00DC596F"/>
    <w:rsid w:val="00DD3E4B"/>
    <w:rsid w:val="00DE1CB8"/>
    <w:rsid w:val="00DE260A"/>
    <w:rsid w:val="00DE5EE4"/>
    <w:rsid w:val="00DF10C6"/>
    <w:rsid w:val="00DF38E0"/>
    <w:rsid w:val="00DF42C5"/>
    <w:rsid w:val="00E01083"/>
    <w:rsid w:val="00E379B6"/>
    <w:rsid w:val="00E77CFE"/>
    <w:rsid w:val="00E81862"/>
    <w:rsid w:val="00E90B52"/>
    <w:rsid w:val="00EA599E"/>
    <w:rsid w:val="00EA7E4C"/>
    <w:rsid w:val="00EB43E0"/>
    <w:rsid w:val="00ED4018"/>
    <w:rsid w:val="00ED51E5"/>
    <w:rsid w:val="00EE1347"/>
    <w:rsid w:val="00EE1F0D"/>
    <w:rsid w:val="00EE5E02"/>
    <w:rsid w:val="00EF0F90"/>
    <w:rsid w:val="00F00922"/>
    <w:rsid w:val="00F02532"/>
    <w:rsid w:val="00F10CC0"/>
    <w:rsid w:val="00F21721"/>
    <w:rsid w:val="00F24FBA"/>
    <w:rsid w:val="00F2547D"/>
    <w:rsid w:val="00F2630A"/>
    <w:rsid w:val="00F35621"/>
    <w:rsid w:val="00F51932"/>
    <w:rsid w:val="00F53B6F"/>
    <w:rsid w:val="00F54133"/>
    <w:rsid w:val="00F60BC0"/>
    <w:rsid w:val="00F60CFF"/>
    <w:rsid w:val="00F6362B"/>
    <w:rsid w:val="00F817A4"/>
    <w:rsid w:val="00F83B3F"/>
    <w:rsid w:val="00F85C02"/>
    <w:rsid w:val="00F91F64"/>
    <w:rsid w:val="00FB4839"/>
    <w:rsid w:val="00FC62C7"/>
    <w:rsid w:val="00FD6C88"/>
    <w:rsid w:val="00FE435F"/>
    <w:rsid w:val="00FF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3582B"/>
  <w15:docId w15:val="{A84D32B2-7F7A-4CB9-A263-7D2AB8A29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9B7"/>
    <w:pPr>
      <w:ind w:left="720"/>
      <w:contextualSpacing/>
    </w:pPr>
  </w:style>
  <w:style w:type="character" w:styleId="Hyperlink">
    <w:name w:val="Hyperlink"/>
    <w:basedOn w:val="DefaultParagraphFont"/>
    <w:uiPriority w:val="99"/>
    <w:unhideWhenUsed/>
    <w:rsid w:val="006D2FFB"/>
    <w:rPr>
      <w:color w:val="0563C1" w:themeColor="hyperlink"/>
      <w:u w:val="single"/>
    </w:rPr>
  </w:style>
  <w:style w:type="character" w:styleId="UnresolvedMention">
    <w:name w:val="Unresolved Mention"/>
    <w:basedOn w:val="DefaultParagraphFont"/>
    <w:uiPriority w:val="99"/>
    <w:semiHidden/>
    <w:unhideWhenUsed/>
    <w:rsid w:val="006D2FFB"/>
    <w:rPr>
      <w:color w:val="605E5C"/>
      <w:shd w:val="clear" w:color="auto" w:fill="E1DFDD"/>
    </w:rPr>
  </w:style>
  <w:style w:type="paragraph" w:styleId="Revision">
    <w:name w:val="Revision"/>
    <w:hidden/>
    <w:uiPriority w:val="99"/>
    <w:semiHidden/>
    <w:rsid w:val="00FC62C7"/>
    <w:pPr>
      <w:spacing w:after="0" w:line="240" w:lineRule="auto"/>
    </w:pPr>
  </w:style>
  <w:style w:type="character" w:styleId="CommentReference">
    <w:name w:val="annotation reference"/>
    <w:basedOn w:val="DefaultParagraphFont"/>
    <w:uiPriority w:val="99"/>
    <w:semiHidden/>
    <w:unhideWhenUsed/>
    <w:rsid w:val="00FC62C7"/>
    <w:rPr>
      <w:sz w:val="16"/>
      <w:szCs w:val="16"/>
    </w:rPr>
  </w:style>
  <w:style w:type="paragraph" w:styleId="CommentText">
    <w:name w:val="annotation text"/>
    <w:basedOn w:val="Normal"/>
    <w:link w:val="CommentTextChar"/>
    <w:uiPriority w:val="99"/>
    <w:unhideWhenUsed/>
    <w:rsid w:val="00FC62C7"/>
    <w:pPr>
      <w:spacing w:line="240" w:lineRule="auto"/>
    </w:pPr>
    <w:rPr>
      <w:sz w:val="20"/>
      <w:szCs w:val="20"/>
    </w:rPr>
  </w:style>
  <w:style w:type="character" w:customStyle="1" w:styleId="CommentTextChar">
    <w:name w:val="Comment Text Char"/>
    <w:basedOn w:val="DefaultParagraphFont"/>
    <w:link w:val="CommentText"/>
    <w:uiPriority w:val="99"/>
    <w:rsid w:val="00FC62C7"/>
    <w:rPr>
      <w:sz w:val="20"/>
      <w:szCs w:val="20"/>
    </w:rPr>
  </w:style>
  <w:style w:type="paragraph" w:styleId="CommentSubject">
    <w:name w:val="annotation subject"/>
    <w:basedOn w:val="CommentText"/>
    <w:next w:val="CommentText"/>
    <w:link w:val="CommentSubjectChar"/>
    <w:uiPriority w:val="99"/>
    <w:semiHidden/>
    <w:unhideWhenUsed/>
    <w:rsid w:val="00FC62C7"/>
    <w:rPr>
      <w:b/>
      <w:bCs/>
    </w:rPr>
  </w:style>
  <w:style w:type="character" w:customStyle="1" w:styleId="CommentSubjectChar">
    <w:name w:val="Comment Subject Char"/>
    <w:basedOn w:val="CommentTextChar"/>
    <w:link w:val="CommentSubject"/>
    <w:uiPriority w:val="99"/>
    <w:semiHidden/>
    <w:rsid w:val="00FC62C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5350">
      <w:bodyDiv w:val="1"/>
      <w:marLeft w:val="0"/>
      <w:marRight w:val="0"/>
      <w:marTop w:val="0"/>
      <w:marBottom w:val="0"/>
      <w:divBdr>
        <w:top w:val="none" w:sz="0" w:space="0" w:color="auto"/>
        <w:left w:val="none" w:sz="0" w:space="0" w:color="auto"/>
        <w:bottom w:val="none" w:sz="0" w:space="0" w:color="auto"/>
        <w:right w:val="none" w:sz="0" w:space="0" w:color="auto"/>
      </w:divBdr>
    </w:div>
    <w:div w:id="53626937">
      <w:bodyDiv w:val="1"/>
      <w:marLeft w:val="0"/>
      <w:marRight w:val="0"/>
      <w:marTop w:val="0"/>
      <w:marBottom w:val="0"/>
      <w:divBdr>
        <w:top w:val="none" w:sz="0" w:space="0" w:color="auto"/>
        <w:left w:val="none" w:sz="0" w:space="0" w:color="auto"/>
        <w:bottom w:val="none" w:sz="0" w:space="0" w:color="auto"/>
        <w:right w:val="none" w:sz="0" w:space="0" w:color="auto"/>
      </w:divBdr>
    </w:div>
    <w:div w:id="265768895">
      <w:bodyDiv w:val="1"/>
      <w:marLeft w:val="0"/>
      <w:marRight w:val="0"/>
      <w:marTop w:val="0"/>
      <w:marBottom w:val="0"/>
      <w:divBdr>
        <w:top w:val="none" w:sz="0" w:space="0" w:color="auto"/>
        <w:left w:val="none" w:sz="0" w:space="0" w:color="auto"/>
        <w:bottom w:val="none" w:sz="0" w:space="0" w:color="auto"/>
        <w:right w:val="none" w:sz="0" w:space="0" w:color="auto"/>
      </w:divBdr>
    </w:div>
    <w:div w:id="368997657">
      <w:bodyDiv w:val="1"/>
      <w:marLeft w:val="0"/>
      <w:marRight w:val="0"/>
      <w:marTop w:val="0"/>
      <w:marBottom w:val="0"/>
      <w:divBdr>
        <w:top w:val="none" w:sz="0" w:space="0" w:color="auto"/>
        <w:left w:val="none" w:sz="0" w:space="0" w:color="auto"/>
        <w:bottom w:val="none" w:sz="0" w:space="0" w:color="auto"/>
        <w:right w:val="none" w:sz="0" w:space="0" w:color="auto"/>
      </w:divBdr>
    </w:div>
    <w:div w:id="687944855">
      <w:bodyDiv w:val="1"/>
      <w:marLeft w:val="0"/>
      <w:marRight w:val="0"/>
      <w:marTop w:val="0"/>
      <w:marBottom w:val="0"/>
      <w:divBdr>
        <w:top w:val="none" w:sz="0" w:space="0" w:color="auto"/>
        <w:left w:val="none" w:sz="0" w:space="0" w:color="auto"/>
        <w:bottom w:val="none" w:sz="0" w:space="0" w:color="auto"/>
        <w:right w:val="none" w:sz="0" w:space="0" w:color="auto"/>
      </w:divBdr>
      <w:divsChild>
        <w:div w:id="119223821">
          <w:marLeft w:val="0"/>
          <w:marRight w:val="0"/>
          <w:marTop w:val="0"/>
          <w:marBottom w:val="0"/>
          <w:divBdr>
            <w:top w:val="none" w:sz="0" w:space="0" w:color="auto"/>
            <w:left w:val="none" w:sz="0" w:space="0" w:color="auto"/>
            <w:bottom w:val="none" w:sz="0" w:space="0" w:color="auto"/>
            <w:right w:val="none" w:sz="0" w:space="0" w:color="auto"/>
          </w:divBdr>
          <w:divsChild>
            <w:div w:id="20444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115">
      <w:bodyDiv w:val="1"/>
      <w:marLeft w:val="0"/>
      <w:marRight w:val="0"/>
      <w:marTop w:val="0"/>
      <w:marBottom w:val="0"/>
      <w:divBdr>
        <w:top w:val="none" w:sz="0" w:space="0" w:color="auto"/>
        <w:left w:val="none" w:sz="0" w:space="0" w:color="auto"/>
        <w:bottom w:val="none" w:sz="0" w:space="0" w:color="auto"/>
        <w:right w:val="none" w:sz="0" w:space="0" w:color="auto"/>
      </w:divBdr>
    </w:div>
    <w:div w:id="939680638">
      <w:bodyDiv w:val="1"/>
      <w:marLeft w:val="0"/>
      <w:marRight w:val="0"/>
      <w:marTop w:val="0"/>
      <w:marBottom w:val="0"/>
      <w:divBdr>
        <w:top w:val="none" w:sz="0" w:space="0" w:color="auto"/>
        <w:left w:val="none" w:sz="0" w:space="0" w:color="auto"/>
        <w:bottom w:val="none" w:sz="0" w:space="0" w:color="auto"/>
        <w:right w:val="none" w:sz="0" w:space="0" w:color="auto"/>
      </w:divBdr>
    </w:div>
    <w:div w:id="983393497">
      <w:bodyDiv w:val="1"/>
      <w:marLeft w:val="0"/>
      <w:marRight w:val="0"/>
      <w:marTop w:val="0"/>
      <w:marBottom w:val="0"/>
      <w:divBdr>
        <w:top w:val="none" w:sz="0" w:space="0" w:color="auto"/>
        <w:left w:val="none" w:sz="0" w:space="0" w:color="auto"/>
        <w:bottom w:val="none" w:sz="0" w:space="0" w:color="auto"/>
        <w:right w:val="none" w:sz="0" w:space="0" w:color="auto"/>
      </w:divBdr>
    </w:div>
    <w:div w:id="1122072921">
      <w:bodyDiv w:val="1"/>
      <w:marLeft w:val="0"/>
      <w:marRight w:val="0"/>
      <w:marTop w:val="0"/>
      <w:marBottom w:val="0"/>
      <w:divBdr>
        <w:top w:val="none" w:sz="0" w:space="0" w:color="auto"/>
        <w:left w:val="none" w:sz="0" w:space="0" w:color="auto"/>
        <w:bottom w:val="none" w:sz="0" w:space="0" w:color="auto"/>
        <w:right w:val="none" w:sz="0" w:space="0" w:color="auto"/>
      </w:divBdr>
    </w:div>
    <w:div w:id="1229149530">
      <w:bodyDiv w:val="1"/>
      <w:marLeft w:val="0"/>
      <w:marRight w:val="0"/>
      <w:marTop w:val="0"/>
      <w:marBottom w:val="0"/>
      <w:divBdr>
        <w:top w:val="none" w:sz="0" w:space="0" w:color="auto"/>
        <w:left w:val="none" w:sz="0" w:space="0" w:color="auto"/>
        <w:bottom w:val="none" w:sz="0" w:space="0" w:color="auto"/>
        <w:right w:val="none" w:sz="0" w:space="0" w:color="auto"/>
      </w:divBdr>
    </w:div>
    <w:div w:id="1294098210">
      <w:bodyDiv w:val="1"/>
      <w:marLeft w:val="0"/>
      <w:marRight w:val="0"/>
      <w:marTop w:val="0"/>
      <w:marBottom w:val="0"/>
      <w:divBdr>
        <w:top w:val="none" w:sz="0" w:space="0" w:color="auto"/>
        <w:left w:val="none" w:sz="0" w:space="0" w:color="auto"/>
        <w:bottom w:val="none" w:sz="0" w:space="0" w:color="auto"/>
        <w:right w:val="none" w:sz="0" w:space="0" w:color="auto"/>
      </w:divBdr>
    </w:div>
    <w:div w:id="1326473925">
      <w:bodyDiv w:val="1"/>
      <w:marLeft w:val="0"/>
      <w:marRight w:val="0"/>
      <w:marTop w:val="0"/>
      <w:marBottom w:val="0"/>
      <w:divBdr>
        <w:top w:val="none" w:sz="0" w:space="0" w:color="auto"/>
        <w:left w:val="none" w:sz="0" w:space="0" w:color="auto"/>
        <w:bottom w:val="none" w:sz="0" w:space="0" w:color="auto"/>
        <w:right w:val="none" w:sz="0" w:space="0" w:color="auto"/>
      </w:divBdr>
    </w:div>
    <w:div w:id="1366446078">
      <w:bodyDiv w:val="1"/>
      <w:marLeft w:val="0"/>
      <w:marRight w:val="0"/>
      <w:marTop w:val="0"/>
      <w:marBottom w:val="0"/>
      <w:divBdr>
        <w:top w:val="none" w:sz="0" w:space="0" w:color="auto"/>
        <w:left w:val="none" w:sz="0" w:space="0" w:color="auto"/>
        <w:bottom w:val="none" w:sz="0" w:space="0" w:color="auto"/>
        <w:right w:val="none" w:sz="0" w:space="0" w:color="auto"/>
      </w:divBdr>
    </w:div>
    <w:div w:id="1413620867">
      <w:bodyDiv w:val="1"/>
      <w:marLeft w:val="0"/>
      <w:marRight w:val="0"/>
      <w:marTop w:val="0"/>
      <w:marBottom w:val="0"/>
      <w:divBdr>
        <w:top w:val="none" w:sz="0" w:space="0" w:color="auto"/>
        <w:left w:val="none" w:sz="0" w:space="0" w:color="auto"/>
        <w:bottom w:val="none" w:sz="0" w:space="0" w:color="auto"/>
        <w:right w:val="none" w:sz="0" w:space="0" w:color="auto"/>
      </w:divBdr>
    </w:div>
    <w:div w:id="1491603885">
      <w:bodyDiv w:val="1"/>
      <w:marLeft w:val="0"/>
      <w:marRight w:val="0"/>
      <w:marTop w:val="0"/>
      <w:marBottom w:val="0"/>
      <w:divBdr>
        <w:top w:val="none" w:sz="0" w:space="0" w:color="auto"/>
        <w:left w:val="none" w:sz="0" w:space="0" w:color="auto"/>
        <w:bottom w:val="none" w:sz="0" w:space="0" w:color="auto"/>
        <w:right w:val="none" w:sz="0" w:space="0" w:color="auto"/>
      </w:divBdr>
    </w:div>
    <w:div w:id="1852912259">
      <w:bodyDiv w:val="1"/>
      <w:marLeft w:val="0"/>
      <w:marRight w:val="0"/>
      <w:marTop w:val="0"/>
      <w:marBottom w:val="0"/>
      <w:divBdr>
        <w:top w:val="none" w:sz="0" w:space="0" w:color="auto"/>
        <w:left w:val="none" w:sz="0" w:space="0" w:color="auto"/>
        <w:bottom w:val="none" w:sz="0" w:space="0" w:color="auto"/>
        <w:right w:val="none" w:sz="0" w:space="0" w:color="auto"/>
      </w:divBdr>
    </w:div>
    <w:div w:id="2023432032">
      <w:bodyDiv w:val="1"/>
      <w:marLeft w:val="0"/>
      <w:marRight w:val="0"/>
      <w:marTop w:val="0"/>
      <w:marBottom w:val="0"/>
      <w:divBdr>
        <w:top w:val="none" w:sz="0" w:space="0" w:color="auto"/>
        <w:left w:val="none" w:sz="0" w:space="0" w:color="auto"/>
        <w:bottom w:val="none" w:sz="0" w:space="0" w:color="auto"/>
        <w:right w:val="none" w:sz="0" w:space="0" w:color="auto"/>
      </w:divBdr>
    </w:div>
    <w:div w:id="21095467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358B4-F23B-42A7-8BCB-04229A82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4328</Words>
  <Characters>24670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Edge</dc:creator>
  <cp:keywords/>
  <dc:description/>
  <cp:lastModifiedBy>David Edge</cp:lastModifiedBy>
  <cp:revision>2</cp:revision>
  <dcterms:created xsi:type="dcterms:W3CDTF">2022-09-28T23:30:00Z</dcterms:created>
  <dcterms:modified xsi:type="dcterms:W3CDTF">2022-09-28T23:30:00Z</dcterms:modified>
</cp:coreProperties>
</file>